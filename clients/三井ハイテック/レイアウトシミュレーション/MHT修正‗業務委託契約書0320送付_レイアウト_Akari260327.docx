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6160F" w14:textId="49E1C5D0" w:rsidR="00171959" w:rsidRPr="007F7245" w:rsidRDefault="00B81F86" w:rsidP="00624B54">
      <w:pPr>
        <w:jc w:val="center"/>
        <w:rPr>
          <w:rFonts w:ascii="ＭＳ ゴシック" w:eastAsia="ＭＳ ゴシック" w:hAnsi="ＭＳ ゴシック"/>
          <w:sz w:val="32"/>
          <w:szCs w:val="32"/>
        </w:rPr>
      </w:pPr>
      <w:r>
        <w:rPr>
          <w:rFonts w:ascii="ＭＳ ゴシック" w:eastAsia="ＭＳ ゴシック" w:hAnsi="ＭＳ ゴシック" w:hint="eastAsia"/>
          <w:sz w:val="32"/>
          <w:szCs w:val="32"/>
        </w:rPr>
        <w:t>業務委託</w:t>
      </w:r>
      <w:r w:rsidR="00CD118F">
        <w:rPr>
          <w:rFonts w:ascii="ＭＳ ゴシック" w:eastAsia="ＭＳ ゴシック" w:hAnsi="ＭＳ ゴシック" w:hint="eastAsia"/>
          <w:sz w:val="32"/>
          <w:szCs w:val="32"/>
        </w:rPr>
        <w:t>契約書</w:t>
      </w:r>
    </w:p>
    <w:p w14:paraId="5AF0EEAD" w14:textId="21A47F6D" w:rsidR="00171959" w:rsidRDefault="00233D6F" w:rsidP="006908D3">
      <w:pPr>
        <w:ind w:firstLineChars="100" w:firstLine="210"/>
      </w:pPr>
      <w:r w:rsidRPr="00233D6F">
        <w:rPr>
          <w:rFonts w:hint="eastAsia"/>
        </w:rPr>
        <w:t>株式会社三井ハイテック</w:t>
      </w:r>
      <w:r w:rsidR="0080740E">
        <w:rPr>
          <w:rFonts w:hint="eastAsia"/>
        </w:rPr>
        <w:t xml:space="preserve"> </w:t>
      </w:r>
      <w:r w:rsidR="00171959">
        <w:rPr>
          <w:rFonts w:hint="eastAsia"/>
        </w:rPr>
        <w:t>（以下「</w:t>
      </w:r>
      <w:r w:rsidR="006908D3">
        <w:rPr>
          <w:rStyle w:val="aff"/>
          <w:rFonts w:hint="eastAsia"/>
        </w:rPr>
        <w:t>委託者</w:t>
      </w:r>
      <w:r w:rsidR="00171959">
        <w:rPr>
          <w:rFonts w:hint="eastAsia"/>
        </w:rPr>
        <w:t>」という。）</w:t>
      </w:r>
      <w:r w:rsidR="00177690">
        <w:rPr>
          <w:rFonts w:hint="eastAsia"/>
        </w:rPr>
        <w:t>および</w:t>
      </w:r>
      <w:r w:rsidR="00B81F86">
        <w:rPr>
          <w:rFonts w:hint="eastAsia"/>
        </w:rPr>
        <w:t>燈</w:t>
      </w:r>
      <w:r w:rsidR="007562D3">
        <w:rPr>
          <w:rFonts w:hint="eastAsia"/>
        </w:rPr>
        <w:t>株式会社（以下「</w:t>
      </w:r>
      <w:r w:rsidR="00B81F86">
        <w:rPr>
          <w:rStyle w:val="aff"/>
          <w:rFonts w:hint="eastAsia"/>
        </w:rPr>
        <w:t>受託者</w:t>
      </w:r>
      <w:r w:rsidR="007562D3">
        <w:rPr>
          <w:rFonts w:hint="eastAsia"/>
        </w:rPr>
        <w:t>」という。）は、</w:t>
      </w:r>
      <w:r w:rsidR="00171959">
        <w:rPr>
          <w:rFonts w:hint="eastAsia"/>
        </w:rPr>
        <w:t>本日、以下のとおり、業務委託契約（以下「</w:t>
      </w:r>
      <w:r w:rsidR="00CD118F">
        <w:rPr>
          <w:rStyle w:val="aff"/>
          <w:rFonts w:hint="eastAsia"/>
        </w:rPr>
        <w:t>本契約</w:t>
      </w:r>
      <w:r w:rsidR="00171959">
        <w:rPr>
          <w:rFonts w:hint="eastAsia"/>
        </w:rPr>
        <w:t>」という。）を締結する。</w:t>
      </w:r>
    </w:p>
    <w:p w14:paraId="68015A22" w14:textId="77777777" w:rsidR="00D84EF3" w:rsidRDefault="00D84EF3" w:rsidP="00171959"/>
    <w:p w14:paraId="16EBAAC9" w14:textId="7DD2363B" w:rsidR="00171959" w:rsidRDefault="00171959" w:rsidP="00624B54">
      <w:pPr>
        <w:pStyle w:val="1"/>
      </w:pPr>
      <w:r>
        <w:rPr>
          <w:rFonts w:hint="eastAsia"/>
        </w:rPr>
        <w:t>第</w:t>
      </w:r>
      <w:r w:rsidR="002456DE">
        <w:rPr>
          <w:rFonts w:hint="eastAsia"/>
        </w:rPr>
        <w:t>１</w:t>
      </w:r>
      <w:r>
        <w:rPr>
          <w:rFonts w:hint="eastAsia"/>
        </w:rPr>
        <w:t>条（</w:t>
      </w:r>
      <w:r w:rsidR="006908D3">
        <w:rPr>
          <w:rFonts w:hint="eastAsia"/>
        </w:rPr>
        <w:t>本業務</w:t>
      </w:r>
      <w:r>
        <w:rPr>
          <w:rFonts w:hint="eastAsia"/>
        </w:rPr>
        <w:t>）</w:t>
      </w:r>
    </w:p>
    <w:p w14:paraId="7DB70E09" w14:textId="3E520535" w:rsidR="00CD118F" w:rsidRPr="00E87F9A" w:rsidRDefault="006908D3" w:rsidP="00773166">
      <w:pPr>
        <w:pStyle w:val="a7"/>
        <w:numPr>
          <w:ilvl w:val="0"/>
          <w:numId w:val="1"/>
        </w:numPr>
        <w:ind w:leftChars="0"/>
        <w:rPr>
          <w:highlight w:val="yellow"/>
        </w:rPr>
      </w:pPr>
      <w:r w:rsidRPr="00E87F9A">
        <w:rPr>
          <w:rFonts w:hint="eastAsia"/>
          <w:highlight w:val="yellow"/>
        </w:rPr>
        <w:t>委託者は、</w:t>
      </w:r>
      <w:ins w:id="0" w:author="山藤 篤志" w:date="2026-03-25T10:52:00Z" w16du:dateUtc="2026-03-25T01:52:00Z">
        <w:r w:rsidR="009912DD" w:rsidRPr="00DF3271">
          <w:rPr>
            <w:rFonts w:ascii="Yu Gothic" w:eastAsia="Yu Gothic" w:hAnsi="Yu Gothic" w:cs="Yu Gothic" w:hint="eastAsia"/>
            <w:highlight w:val="yellow"/>
            <w:rPrChange w:id="1" w:author="山藤 篤志" w:date="2026-03-25T19:06:00Z" w16du:dateUtc="2026-03-25T10:06:00Z">
              <w:rPr>
                <w:rFonts w:ascii="Yu Gothic" w:eastAsia="Yu Gothic" w:hAnsi="Yu Gothic" w:cs="Yu Gothic" w:hint="eastAsia"/>
              </w:rPr>
            </w:rPrChange>
          </w:rPr>
          <w:t>⼯</w:t>
        </w:r>
        <w:r w:rsidR="009912DD" w:rsidRPr="00DF3271">
          <w:rPr>
            <w:rFonts w:hint="eastAsia"/>
            <w:highlight w:val="yellow"/>
            <w:rPrChange w:id="2" w:author="山藤 篤志" w:date="2026-03-25T19:06:00Z" w16du:dateUtc="2026-03-25T10:06:00Z">
              <w:rPr>
                <w:rFonts w:hint="eastAsia"/>
              </w:rPr>
            </w:rPrChange>
          </w:rPr>
          <w:t>場</w:t>
        </w:r>
      </w:ins>
      <w:ins w:id="3" w:author="山藤 篤志" w:date="2026-03-25T10:54:00Z" w16du:dateUtc="2026-03-25T01:54:00Z">
        <w:r w:rsidR="009912DD" w:rsidRPr="00DF3271">
          <w:rPr>
            <w:rFonts w:hint="eastAsia"/>
            <w:highlight w:val="yellow"/>
            <w:rPrChange w:id="4" w:author="山藤 篤志" w:date="2026-03-25T19:06:00Z" w16du:dateUtc="2026-03-25T10:06:00Z">
              <w:rPr>
                <w:rFonts w:hint="eastAsia"/>
              </w:rPr>
            </w:rPrChange>
          </w:rPr>
          <w:t>内</w:t>
        </w:r>
      </w:ins>
      <w:ins w:id="5" w:author="山藤 篤志" w:date="2026-03-25T10:52:00Z" w16du:dateUtc="2026-03-25T01:52:00Z">
        <w:r w:rsidR="009912DD" w:rsidRPr="00DF3271">
          <w:rPr>
            <w:rFonts w:hint="eastAsia"/>
            <w:highlight w:val="yellow"/>
            <w:rPrChange w:id="6" w:author="山藤 篤志" w:date="2026-03-25T19:06:00Z" w16du:dateUtc="2026-03-25T10:06:00Z">
              <w:rPr>
                <w:rFonts w:hint="eastAsia"/>
              </w:rPr>
            </w:rPrChange>
          </w:rPr>
          <w:t>の物流効率化</w:t>
        </w:r>
      </w:ins>
      <w:del w:id="7" w:author="山藤 篤志" w:date="2026-03-25T10:52:00Z" w16du:dateUtc="2026-03-25T01:52:00Z">
        <w:r w:rsidR="00E87F9A" w:rsidRPr="00E87F9A" w:rsidDel="009912DD">
          <w:rPr>
            <w:rFonts w:hint="eastAsia"/>
            <w:highlight w:val="yellow"/>
          </w:rPr>
          <w:delText>〇〇</w:delText>
        </w:r>
      </w:del>
      <w:r w:rsidR="00E87F9A" w:rsidRPr="00E87F9A">
        <w:rPr>
          <w:rFonts w:hint="eastAsia"/>
          <w:highlight w:val="yellow"/>
        </w:rPr>
        <w:t>を</w:t>
      </w:r>
      <w:r w:rsidR="00E8149F" w:rsidRPr="00E87F9A">
        <w:rPr>
          <w:rFonts w:hint="eastAsia"/>
          <w:highlight w:val="yellow"/>
        </w:rPr>
        <w:t>目的とした</w:t>
      </w:r>
      <w:ins w:id="8" w:author="山藤 篤志" w:date="2026-03-25T10:53:00Z" w16du:dateUtc="2026-03-25T01:53:00Z">
        <w:r w:rsidR="009912DD">
          <w:rPr>
            <w:rFonts w:hint="eastAsia"/>
            <w:highlight w:val="yellow"/>
          </w:rPr>
          <w:t>工場内物流の</w:t>
        </w:r>
      </w:ins>
      <w:ins w:id="9" w:author="山藤 篤志" w:date="2026-03-25T10:52:00Z" w16du:dateUtc="2026-03-25T01:52:00Z">
        <w:r w:rsidR="009912DD">
          <w:rPr>
            <w:rFonts w:hint="eastAsia"/>
            <w:highlight w:val="yellow"/>
          </w:rPr>
          <w:t>簡易シミュレーション</w:t>
        </w:r>
      </w:ins>
      <w:ins w:id="10" w:author="山藤 篤志" w:date="2026-03-25T10:54:00Z" w16du:dateUtc="2026-03-25T01:54:00Z">
        <w:r w:rsidR="009912DD">
          <w:rPr>
            <w:rFonts w:hint="eastAsia"/>
            <w:highlight w:val="yellow"/>
          </w:rPr>
          <w:t>検証</w:t>
        </w:r>
      </w:ins>
      <w:del w:id="11" w:author="山藤 篤志" w:date="2026-03-25T10:52:00Z" w16du:dateUtc="2026-03-25T01:52:00Z">
        <w:r w:rsidR="00E87F9A" w:rsidRPr="00E87F9A" w:rsidDel="009912DD">
          <w:rPr>
            <w:rFonts w:hint="eastAsia"/>
            <w:highlight w:val="yellow"/>
          </w:rPr>
          <w:delText>〇〇</w:delText>
        </w:r>
      </w:del>
      <w:r w:rsidR="00E8149F" w:rsidRPr="00E87F9A">
        <w:rPr>
          <w:rFonts w:hint="eastAsia"/>
          <w:highlight w:val="yellow"/>
        </w:rPr>
        <w:t>業務</w:t>
      </w:r>
      <w:r w:rsidRPr="00E87F9A">
        <w:rPr>
          <w:rFonts w:hint="eastAsia"/>
          <w:highlight w:val="yellow"/>
        </w:rPr>
        <w:t>（以下「</w:t>
      </w:r>
      <w:r w:rsidRPr="00E87F9A">
        <w:rPr>
          <w:rFonts w:asciiTheme="minorEastAsia" w:hAnsiTheme="minorEastAsia" w:hint="eastAsia"/>
          <w:highlight w:val="yellow"/>
          <w:u w:val="single"/>
        </w:rPr>
        <w:t>本業務</w:t>
      </w:r>
      <w:r w:rsidRPr="00E87F9A">
        <w:rPr>
          <w:rFonts w:hint="eastAsia"/>
          <w:highlight w:val="yellow"/>
        </w:rPr>
        <w:t>」という。）の遂行を</w:t>
      </w:r>
      <w:r w:rsidR="00415032" w:rsidRPr="00E87F9A">
        <w:rPr>
          <w:rFonts w:hint="eastAsia"/>
          <w:highlight w:val="yellow"/>
        </w:rPr>
        <w:t>受託者</w:t>
      </w:r>
      <w:r w:rsidRPr="00E87F9A">
        <w:rPr>
          <w:rFonts w:hint="eastAsia"/>
          <w:highlight w:val="yellow"/>
        </w:rPr>
        <w:t>に委託し、</w:t>
      </w:r>
      <w:r w:rsidR="00415032" w:rsidRPr="00E87F9A">
        <w:rPr>
          <w:rFonts w:hint="eastAsia"/>
          <w:highlight w:val="yellow"/>
        </w:rPr>
        <w:t>受託者</w:t>
      </w:r>
      <w:r w:rsidRPr="00E87F9A">
        <w:rPr>
          <w:rFonts w:hint="eastAsia"/>
          <w:highlight w:val="yellow"/>
        </w:rPr>
        <w:t>はこれを受託する。</w:t>
      </w:r>
    </w:p>
    <w:p w14:paraId="7C05C6B7" w14:textId="3F4567CF" w:rsidR="006908D3" w:rsidRDefault="006908D3" w:rsidP="00773166">
      <w:pPr>
        <w:pStyle w:val="a7"/>
        <w:numPr>
          <w:ilvl w:val="0"/>
          <w:numId w:val="1"/>
        </w:numPr>
        <w:ind w:leftChars="0"/>
      </w:pPr>
      <w:r w:rsidRPr="006908D3">
        <w:rPr>
          <w:rFonts w:hint="eastAsia"/>
        </w:rPr>
        <w:t>本契約締結の前後を問わず、委託者に対</w:t>
      </w:r>
      <w:r>
        <w:rPr>
          <w:rFonts w:hint="eastAsia"/>
        </w:rPr>
        <w:t>し</w:t>
      </w:r>
      <w:r w:rsidR="00415032">
        <w:rPr>
          <w:rFonts w:hint="eastAsia"/>
        </w:rPr>
        <w:t>受託者</w:t>
      </w:r>
      <w:r w:rsidRPr="006908D3">
        <w:rPr>
          <w:rFonts w:hint="eastAsia"/>
        </w:rPr>
        <w:t>が提供する本業務の遂行は委託者の参考のために提供されるものであり、委託者は自らの判断の下にその採否を決定する。また、</w:t>
      </w:r>
      <w:r w:rsidR="00415032">
        <w:rPr>
          <w:rFonts w:hint="eastAsia"/>
        </w:rPr>
        <w:t>受託者</w:t>
      </w:r>
      <w:r w:rsidR="00DA725A">
        <w:rPr>
          <w:rFonts w:hint="eastAsia"/>
        </w:rPr>
        <w:t>ならびに</w:t>
      </w:r>
      <w:r w:rsidRPr="006908D3">
        <w:rPr>
          <w:rFonts w:hint="eastAsia"/>
        </w:rPr>
        <w:t>その役員</w:t>
      </w:r>
      <w:r w:rsidR="00177690">
        <w:rPr>
          <w:rFonts w:hint="eastAsia"/>
        </w:rPr>
        <w:t>および</w:t>
      </w:r>
      <w:r w:rsidRPr="006908D3">
        <w:rPr>
          <w:rFonts w:hint="eastAsia"/>
        </w:rPr>
        <w:t>従業員</w:t>
      </w:r>
      <w:r w:rsidR="00177690">
        <w:rPr>
          <w:rFonts w:hint="eastAsia"/>
        </w:rPr>
        <w:t>（第６条</w:t>
      </w:r>
      <w:r w:rsidR="00DE5989">
        <w:rPr>
          <w:rFonts w:hint="eastAsia"/>
        </w:rPr>
        <w:t>（再委託）</w:t>
      </w:r>
      <w:r w:rsidR="00177690">
        <w:rPr>
          <w:rFonts w:hint="eastAsia"/>
        </w:rPr>
        <w:t>の再委託先を含む。）</w:t>
      </w:r>
      <w:r w:rsidRPr="006908D3">
        <w:rPr>
          <w:rFonts w:hint="eastAsia"/>
        </w:rPr>
        <w:t>は、本業務の遂行に基づき委託者が具体的にとった行為の結果に対して責任を負わない。</w:t>
      </w:r>
    </w:p>
    <w:p w14:paraId="7392DADC" w14:textId="77777777" w:rsidR="006908D3" w:rsidRDefault="006908D3" w:rsidP="00CD118F">
      <w:pPr>
        <w:ind w:left="420" w:hangingChars="200" w:hanging="420"/>
      </w:pPr>
    </w:p>
    <w:p w14:paraId="50DDAFE0" w14:textId="5B485E60" w:rsidR="006908D3" w:rsidRDefault="00171959" w:rsidP="0083095C">
      <w:pPr>
        <w:pStyle w:val="1"/>
      </w:pPr>
      <w:r>
        <w:rPr>
          <w:rFonts w:hint="eastAsia"/>
        </w:rPr>
        <w:t>第</w:t>
      </w:r>
      <w:r w:rsidR="00570A6F">
        <w:rPr>
          <w:rFonts w:hint="eastAsia"/>
        </w:rPr>
        <w:t>２</w:t>
      </w:r>
      <w:r>
        <w:rPr>
          <w:rFonts w:hint="eastAsia"/>
        </w:rPr>
        <w:t>条</w:t>
      </w:r>
      <w:r w:rsidR="006908D3">
        <w:rPr>
          <w:rFonts w:hint="eastAsia"/>
        </w:rPr>
        <w:t>（本業務の詳細）</w:t>
      </w:r>
    </w:p>
    <w:p w14:paraId="26DF3CA1" w14:textId="1C9B59A1" w:rsidR="006908D3" w:rsidRDefault="006908D3" w:rsidP="00773166">
      <w:pPr>
        <w:pStyle w:val="a7"/>
        <w:numPr>
          <w:ilvl w:val="0"/>
          <w:numId w:val="2"/>
        </w:numPr>
        <w:ind w:leftChars="0"/>
      </w:pPr>
      <w:r>
        <w:rPr>
          <w:rFonts w:hint="eastAsia"/>
        </w:rPr>
        <w:t>委託者が</w:t>
      </w:r>
      <w:r w:rsidR="00415032">
        <w:rPr>
          <w:rFonts w:hint="eastAsia"/>
        </w:rPr>
        <w:t>受託者</w:t>
      </w:r>
      <w:r>
        <w:rPr>
          <w:rFonts w:hint="eastAsia"/>
        </w:rPr>
        <w:t>に委託する本業務の内容は、次の各号に定めるとおりとする。</w:t>
      </w:r>
      <w:ins w:id="12" w:author="Akari Legal" w:date="2026-03-27T14:52:00Z" w16du:dateUtc="2026-03-27T05:52:00Z">
        <w:r w:rsidR="003F0046">
          <w:rPr>
            <w:rFonts w:hint="eastAsia"/>
          </w:rPr>
          <w:t>なお、業務の詳細や、検証項目、</w:t>
        </w:r>
      </w:ins>
      <w:ins w:id="13" w:author="Akari Legal" w:date="2026-03-27T14:53:00Z" w16du:dateUtc="2026-03-27T05:53:00Z">
        <w:r w:rsidR="003F0046">
          <w:rPr>
            <w:rFonts w:hint="eastAsia"/>
          </w:rPr>
          <w:t>対象データやその想定取扱量は、別紙「実施スコープ等」の</w:t>
        </w:r>
        <w:r w:rsidR="00E76ABF">
          <w:rPr>
            <w:rFonts w:hint="eastAsia"/>
          </w:rPr>
          <w:t>とおり</w:t>
        </w:r>
        <w:r w:rsidR="003F0046">
          <w:rPr>
            <w:rFonts w:hint="eastAsia"/>
          </w:rPr>
          <w:t>とする。</w:t>
        </w:r>
      </w:ins>
    </w:p>
    <w:p w14:paraId="038FED74" w14:textId="5615ABB1" w:rsidR="00415032" w:rsidRPr="0080740E" w:rsidRDefault="009912DD" w:rsidP="00415032">
      <w:pPr>
        <w:pStyle w:val="a7"/>
        <w:numPr>
          <w:ilvl w:val="0"/>
          <w:numId w:val="3"/>
        </w:numPr>
        <w:ind w:leftChars="0"/>
        <w:rPr>
          <w:highlight w:val="yellow"/>
        </w:rPr>
      </w:pPr>
      <w:ins w:id="14" w:author="山藤 篤志" w:date="2026-03-25T10:56:00Z" w16du:dateUtc="2026-03-25T01:56:00Z">
        <w:r w:rsidRPr="00DF3271">
          <w:rPr>
            <w:rFonts w:hint="eastAsia"/>
            <w:highlight w:val="yellow"/>
            <w:rPrChange w:id="15" w:author="山藤 篤志" w:date="2026-03-25T19:06:00Z" w16du:dateUtc="2026-03-25T10:06:00Z">
              <w:rPr>
                <w:rFonts w:hint="eastAsia"/>
              </w:rPr>
            </w:rPrChange>
          </w:rPr>
          <w:t>貴社八幡</w:t>
        </w:r>
      </w:ins>
      <w:ins w:id="16" w:author="山藤 篤志" w:date="2026-03-25T10:55:00Z" w16du:dateUtc="2026-03-25T01:55:00Z">
        <w:r>
          <w:rPr>
            <w:rFonts w:hint="eastAsia"/>
            <w:highlight w:val="yellow"/>
          </w:rPr>
          <w:t>工場</w:t>
        </w:r>
        <w:r>
          <w:rPr>
            <w:highlight w:val="yellow"/>
            <w:lang w:val="en-AU"/>
          </w:rPr>
          <w:t>1F</w:t>
        </w:r>
        <w:r>
          <w:rPr>
            <w:rFonts w:hint="eastAsia"/>
            <w:highlight w:val="yellow"/>
            <w:lang w:val="en-AU"/>
          </w:rPr>
          <w:t>における</w:t>
        </w:r>
        <w:r>
          <w:rPr>
            <w:rFonts w:hint="eastAsia"/>
            <w:highlight w:val="yellow"/>
          </w:rPr>
          <w:t>物流の簡易シミュレーション構築</w:t>
        </w:r>
      </w:ins>
      <w:del w:id="17" w:author="山藤 篤志" w:date="2026-03-25T10:55:00Z" w16du:dateUtc="2026-03-25T01:55:00Z">
        <w:r w:rsidR="00E87F9A" w:rsidDel="009912DD">
          <w:rPr>
            <w:rFonts w:hint="eastAsia"/>
            <w:highlight w:val="yellow"/>
          </w:rPr>
          <w:delText>〇〇</w:delText>
        </w:r>
      </w:del>
    </w:p>
    <w:p w14:paraId="361187CE" w14:textId="518EDF30" w:rsidR="00E87F9A" w:rsidRPr="00E87F9A" w:rsidRDefault="009912DD">
      <w:pPr>
        <w:pStyle w:val="a7"/>
        <w:numPr>
          <w:ilvl w:val="0"/>
          <w:numId w:val="3"/>
        </w:numPr>
        <w:ind w:leftChars="0"/>
        <w:rPr>
          <w:highlight w:val="yellow"/>
        </w:rPr>
      </w:pPr>
      <w:ins w:id="18" w:author="山藤 篤志" w:date="2026-03-25T10:57:00Z" w16du:dateUtc="2026-03-25T01:57:00Z">
        <w:r>
          <w:rPr>
            <w:highlight w:val="yellow"/>
            <w:lang w:val="en-AU"/>
          </w:rPr>
          <w:t>1F</w:t>
        </w:r>
        <w:r>
          <w:rPr>
            <w:rFonts w:hint="eastAsia"/>
            <w:highlight w:val="yellow"/>
            <w:lang w:val="en-AU"/>
          </w:rPr>
          <w:t>の金型・パレット置き場変更前後での物流状況の簡易検証業務</w:t>
        </w:r>
      </w:ins>
      <w:del w:id="19" w:author="山藤 篤志" w:date="2026-03-25T10:55:00Z" w16du:dateUtc="2026-03-25T01:55:00Z">
        <w:r w:rsidR="00E87F9A" w:rsidRPr="00E87F9A" w:rsidDel="009912DD">
          <w:rPr>
            <w:rFonts w:hint="eastAsia"/>
            <w:highlight w:val="yellow"/>
          </w:rPr>
          <w:delText>〇〇</w:delText>
        </w:r>
      </w:del>
    </w:p>
    <w:p w14:paraId="01EE0222" w14:textId="3B76FDF8" w:rsidR="006908D3" w:rsidRPr="000572D1" w:rsidRDefault="00CF34CD">
      <w:pPr>
        <w:pStyle w:val="a7"/>
        <w:numPr>
          <w:ilvl w:val="0"/>
          <w:numId w:val="3"/>
        </w:numPr>
        <w:ind w:leftChars="0"/>
      </w:pPr>
      <w:r w:rsidRPr="00CF34CD">
        <w:rPr>
          <w:rFonts w:hint="eastAsia"/>
        </w:rPr>
        <w:t>その他前各号に付随する業務の企画、実行及び報告</w:t>
      </w:r>
    </w:p>
    <w:p w14:paraId="6955C543" w14:textId="495F7950" w:rsidR="006908D3" w:rsidRDefault="001B0B4E" w:rsidP="00773166">
      <w:pPr>
        <w:pStyle w:val="a7"/>
        <w:numPr>
          <w:ilvl w:val="0"/>
          <w:numId w:val="2"/>
        </w:numPr>
        <w:ind w:leftChars="0"/>
      </w:pPr>
      <w:commentRangeStart w:id="20"/>
      <w:commentRangeStart w:id="21"/>
      <w:ins w:id="22" w:author="MHT法務" w:date="2026-03-19T09:37:00Z" w16du:dateUtc="2026-03-19T00:37:00Z">
        <w:r>
          <w:rPr>
            <w:rFonts w:hint="eastAsia"/>
          </w:rPr>
          <w:t>委託者または</w:t>
        </w:r>
      </w:ins>
      <w:r w:rsidR="00415032">
        <w:rPr>
          <w:rFonts w:hint="eastAsia"/>
        </w:rPr>
        <w:t>受託者</w:t>
      </w:r>
      <w:r w:rsidR="006908D3" w:rsidRPr="006908D3">
        <w:rPr>
          <w:rFonts w:hint="eastAsia"/>
        </w:rPr>
        <w:t>は</w:t>
      </w:r>
      <w:commentRangeEnd w:id="20"/>
      <w:r w:rsidR="00C709C3" w:rsidRPr="006908D3">
        <w:rPr>
          <w:rStyle w:val="aff1"/>
          <w:rFonts w:hint="eastAsia"/>
          <w:sz w:val="21"/>
          <w:szCs w:val="22"/>
        </w:rPr>
        <w:commentReference w:id="20"/>
      </w:r>
      <w:commentRangeEnd w:id="21"/>
      <w:r w:rsidR="00BA7E7E" w:rsidRPr="006908D3">
        <w:rPr>
          <w:rStyle w:val="aff1"/>
          <w:rFonts w:hint="eastAsia"/>
          <w:sz w:val="21"/>
          <w:szCs w:val="22"/>
        </w:rPr>
        <w:commentReference w:id="21"/>
      </w:r>
      <w:r w:rsidR="006908D3" w:rsidRPr="006908D3">
        <w:rPr>
          <w:rFonts w:hint="eastAsia"/>
        </w:rPr>
        <w:t>、本業務の遂行にとって必要な場合には、いつでも</w:t>
      </w:r>
      <w:ins w:id="23" w:author="MHT法務" w:date="2026-03-19T09:38:00Z" w16du:dateUtc="2026-03-19T00:38:00Z">
        <w:r>
          <w:rPr>
            <w:rFonts w:hint="eastAsia"/>
          </w:rPr>
          <w:t>相手方</w:t>
        </w:r>
      </w:ins>
      <w:del w:id="24" w:author="MHT法務" w:date="2026-03-19T09:09:00Z" w16du:dateUtc="2026-03-19T00:09:00Z">
        <w:r w:rsidR="006908D3" w:rsidRPr="006908D3" w:rsidDel="00606B58">
          <w:rPr>
            <w:rFonts w:hint="eastAsia"/>
          </w:rPr>
          <w:delText>委</w:delText>
        </w:r>
      </w:del>
      <w:del w:id="25" w:author="MHT法務" w:date="2026-03-19T09:37:00Z" w16du:dateUtc="2026-03-19T00:37:00Z">
        <w:r w:rsidR="006908D3" w:rsidRPr="006908D3" w:rsidDel="001B0B4E">
          <w:rPr>
            <w:rFonts w:hint="eastAsia"/>
          </w:rPr>
          <w:delText>託者</w:delText>
        </w:r>
      </w:del>
      <w:r w:rsidR="006908D3" w:rsidRPr="006908D3">
        <w:rPr>
          <w:rFonts w:hint="eastAsia"/>
        </w:rPr>
        <w:t>に対して協議を求め、本業務の</w:t>
      </w:r>
      <w:ins w:id="26" w:author="MHT法務" w:date="2026-03-19T09:09:00Z" w16du:dateUtc="2026-03-19T00:09:00Z">
        <w:r w:rsidR="00606B58">
          <w:rPr>
            <w:rFonts w:hint="eastAsia"/>
          </w:rPr>
          <w:t>内容</w:t>
        </w:r>
      </w:ins>
      <w:del w:id="27" w:author="MHT法務" w:date="2026-03-19T09:09:00Z" w16du:dateUtc="2026-03-19T00:09:00Z">
        <w:r w:rsidR="006908D3" w:rsidRPr="006908D3" w:rsidDel="00606B58">
          <w:rPr>
            <w:rFonts w:hint="eastAsia"/>
          </w:rPr>
          <w:delText>遂行に際して従うべき事項</w:delText>
        </w:r>
      </w:del>
      <w:r w:rsidR="006908D3" w:rsidRPr="006908D3">
        <w:rPr>
          <w:rFonts w:hint="eastAsia"/>
        </w:rPr>
        <w:t>の変更を</w:t>
      </w:r>
      <w:ins w:id="28" w:author="MHT法務" w:date="2026-03-19T09:38:00Z" w16du:dateUtc="2026-03-19T00:38:00Z">
        <w:r>
          <w:rPr>
            <w:rFonts w:hint="eastAsia"/>
          </w:rPr>
          <w:t>相手方</w:t>
        </w:r>
      </w:ins>
      <w:del w:id="29" w:author="MHT法務" w:date="2026-03-19T09:09:00Z" w16du:dateUtc="2026-03-19T00:09:00Z">
        <w:r w:rsidR="006908D3" w:rsidRPr="006908D3" w:rsidDel="00606B58">
          <w:rPr>
            <w:rFonts w:hint="eastAsia"/>
          </w:rPr>
          <w:delText>委</w:delText>
        </w:r>
      </w:del>
      <w:del w:id="30" w:author="MHT法務" w:date="2026-03-19T09:38:00Z" w16du:dateUtc="2026-03-19T00:38:00Z">
        <w:r w:rsidR="006908D3" w:rsidRPr="006908D3" w:rsidDel="001B0B4E">
          <w:rPr>
            <w:rFonts w:hint="eastAsia"/>
          </w:rPr>
          <w:delText>託者</w:delText>
        </w:r>
      </w:del>
      <w:r w:rsidR="006908D3" w:rsidRPr="006908D3">
        <w:rPr>
          <w:rFonts w:hint="eastAsia"/>
        </w:rPr>
        <w:t>に要請することができる。</w:t>
      </w:r>
    </w:p>
    <w:p w14:paraId="1D6E77CA" w14:textId="7172B5F2" w:rsidR="006908D3" w:rsidRPr="006908D3" w:rsidRDefault="006908D3" w:rsidP="006908D3"/>
    <w:p w14:paraId="345454E4" w14:textId="41419D85" w:rsidR="006908D3" w:rsidRDefault="006908D3" w:rsidP="006908D3">
      <w:pPr>
        <w:pStyle w:val="1"/>
      </w:pPr>
      <w:r>
        <w:rPr>
          <w:rFonts w:hint="eastAsia"/>
        </w:rPr>
        <w:t>第３条（対価</w:t>
      </w:r>
      <w:r w:rsidR="00177690">
        <w:rPr>
          <w:rFonts w:hint="eastAsia"/>
        </w:rPr>
        <w:t>および</w:t>
      </w:r>
      <w:r>
        <w:rPr>
          <w:rFonts w:hint="eastAsia"/>
        </w:rPr>
        <w:t>支払方法）</w:t>
      </w:r>
    </w:p>
    <w:p w14:paraId="2175A4C4" w14:textId="6E92C5C1" w:rsidR="00C93BAF" w:rsidRDefault="00C93BAF" w:rsidP="00F12016">
      <w:pPr>
        <w:numPr>
          <w:ilvl w:val="0"/>
          <w:numId w:val="5"/>
        </w:numPr>
        <w:ind w:leftChars="-14" w:left="286" w:hangingChars="150" w:hanging="315"/>
      </w:pPr>
      <w:r w:rsidRPr="006908D3">
        <w:rPr>
          <w:rFonts w:hint="eastAsia"/>
        </w:rPr>
        <w:t>本業務の対価は、</w:t>
      </w:r>
      <w:r w:rsidR="007F7245">
        <w:rPr>
          <w:rFonts w:hint="eastAsia"/>
        </w:rPr>
        <w:t>以下の通りとする。</w:t>
      </w:r>
      <w:r w:rsidR="00F12016" w:rsidRPr="00F12016">
        <w:rPr>
          <w:rFonts w:hint="eastAsia"/>
        </w:rPr>
        <w:t>但し、消費税および地方消費税</w:t>
      </w:r>
      <w:ins w:id="31" w:author="Akari Legal" w:date="2026-03-27T14:45:00Z" w16du:dateUtc="2026-03-27T05:45:00Z">
        <w:r w:rsidR="00DA1CE3">
          <w:rPr>
            <w:rFonts w:hint="eastAsia"/>
          </w:rPr>
          <w:t>（以下「</w:t>
        </w:r>
        <w:r w:rsidR="00DA1CE3" w:rsidRPr="00DA1CE3">
          <w:rPr>
            <w:rStyle w:val="aff"/>
            <w:rFonts w:hint="eastAsia"/>
            <w:rPrChange w:id="32" w:author="Akari Legal" w:date="2026-03-27T14:45:00Z" w16du:dateUtc="2026-03-27T05:45:00Z">
              <w:rPr>
                <w:rFonts w:hint="eastAsia"/>
              </w:rPr>
            </w:rPrChange>
          </w:rPr>
          <w:t>消費税等</w:t>
        </w:r>
        <w:r w:rsidR="00DA1CE3">
          <w:rPr>
            <w:rFonts w:hint="eastAsia"/>
          </w:rPr>
          <w:t>」という。）</w:t>
        </w:r>
      </w:ins>
      <w:r w:rsidR="00F12016" w:rsidRPr="00F12016">
        <w:rPr>
          <w:rFonts w:hint="eastAsia"/>
        </w:rPr>
        <w:t>は別途支払うものとする。</w:t>
      </w:r>
    </w:p>
    <w:p w14:paraId="6CA1A8A8" w14:textId="48AB5C23" w:rsidR="007F7245" w:rsidRPr="006908D3" w:rsidRDefault="007F7245" w:rsidP="00DE5989">
      <w:pPr>
        <w:ind w:left="286" w:firstLine="554"/>
        <w:rPr>
          <w:lang w:eastAsia="zh-TW"/>
        </w:rPr>
      </w:pPr>
      <w:r w:rsidRPr="0080740E">
        <w:rPr>
          <w:rFonts w:hint="eastAsia"/>
          <w:highlight w:val="yellow"/>
          <w:lang w:eastAsia="zh-TW"/>
        </w:rPr>
        <w:t>総額金</w:t>
      </w:r>
      <w:ins w:id="33" w:author="山藤 篤志" w:date="2026-03-25T10:57:00Z" w16du:dateUtc="2026-03-25T01:57:00Z">
        <w:r w:rsidR="009912DD">
          <w:rPr>
            <w:highlight w:val="yellow"/>
            <w:lang w:val="en-AU"/>
          </w:rPr>
          <w:t>3,000,000</w:t>
        </w:r>
      </w:ins>
      <w:del w:id="34" w:author="山藤 篤志" w:date="2026-03-25T10:57:00Z" w16du:dateUtc="2026-03-25T01:57:00Z">
        <w:r w:rsidR="0080740E" w:rsidRPr="0080740E" w:rsidDel="009912DD">
          <w:rPr>
            <w:rFonts w:hint="eastAsia"/>
            <w:highlight w:val="yellow"/>
            <w:lang w:eastAsia="zh-TW"/>
          </w:rPr>
          <w:delText>〇〇</w:delText>
        </w:r>
      </w:del>
      <w:r w:rsidRPr="0080740E">
        <w:rPr>
          <w:rFonts w:hint="eastAsia"/>
          <w:highlight w:val="yellow"/>
          <w:lang w:eastAsia="zh-TW"/>
        </w:rPr>
        <w:t>円（月額金</w:t>
      </w:r>
      <w:ins w:id="35" w:author="山藤 篤志" w:date="2026-03-25T10:57:00Z" w16du:dateUtc="2026-03-25T01:57:00Z">
        <w:r w:rsidR="009912DD" w:rsidRPr="00DF3271">
          <w:rPr>
            <w:highlight w:val="yellow"/>
            <w:lang w:eastAsia="zh-TW"/>
            <w:rPrChange w:id="36" w:author="山藤 篤志" w:date="2026-03-25T19:06:00Z" w16du:dateUtc="2026-03-25T10:06:00Z">
              <w:rPr>
                <w:lang w:eastAsia="zh-TW"/>
              </w:rPr>
            </w:rPrChange>
          </w:rPr>
          <w:t>3,000,000</w:t>
        </w:r>
      </w:ins>
      <w:del w:id="37" w:author="山藤 篤志" w:date="2026-03-25T10:57:00Z" w16du:dateUtc="2026-03-25T01:57:00Z">
        <w:r w:rsidR="0080740E" w:rsidRPr="0080740E" w:rsidDel="009912DD">
          <w:rPr>
            <w:rFonts w:hint="eastAsia"/>
            <w:highlight w:val="yellow"/>
            <w:lang w:eastAsia="zh-TW"/>
          </w:rPr>
          <w:delText>〇〇</w:delText>
        </w:r>
      </w:del>
      <w:r w:rsidRPr="0080740E">
        <w:rPr>
          <w:rFonts w:hint="eastAsia"/>
          <w:highlight w:val="yellow"/>
          <w:lang w:eastAsia="zh-TW"/>
        </w:rPr>
        <w:t>円）</w:t>
      </w:r>
    </w:p>
    <w:p w14:paraId="65D2EA4D" w14:textId="11E5068F" w:rsidR="006908D3" w:rsidRPr="006908D3" w:rsidRDefault="008D4C56" w:rsidP="00773166">
      <w:pPr>
        <w:numPr>
          <w:ilvl w:val="0"/>
          <w:numId w:val="5"/>
        </w:numPr>
        <w:ind w:leftChars="-14" w:left="286" w:hangingChars="150" w:hanging="315"/>
      </w:pPr>
      <w:r>
        <w:rPr>
          <w:rFonts w:hint="eastAsia"/>
        </w:rPr>
        <w:t>受託者</w:t>
      </w:r>
      <w:r w:rsidR="006908D3" w:rsidRPr="006908D3">
        <w:rPr>
          <w:rFonts w:hint="eastAsia"/>
        </w:rPr>
        <w:t>は、</w:t>
      </w:r>
      <w:ins w:id="38" w:author="Akari Legal" w:date="2026-03-27T14:44:00Z" w16du:dateUtc="2026-03-27T05:44:00Z">
        <w:r w:rsidR="00DA1CE3">
          <w:rPr>
            <w:rFonts w:hint="eastAsia"/>
          </w:rPr>
          <w:t>2026</w:t>
        </w:r>
        <w:r w:rsidR="00DA1CE3">
          <w:rPr>
            <w:rFonts w:hint="eastAsia"/>
          </w:rPr>
          <w:t>年</w:t>
        </w:r>
        <w:r w:rsidR="00DA1CE3" w:rsidRPr="00DA1CE3">
          <w:rPr>
            <w:rFonts w:hint="eastAsia"/>
            <w:highlight w:val="yellow"/>
            <w:rPrChange w:id="39" w:author="Akari Legal" w:date="2026-03-27T14:44:00Z" w16du:dateUtc="2026-03-27T05:44:00Z">
              <w:rPr>
                <w:rFonts w:hint="eastAsia"/>
              </w:rPr>
            </w:rPrChange>
          </w:rPr>
          <w:t>〇</w:t>
        </w:r>
      </w:ins>
      <w:del w:id="40" w:author="Akari Legal" w:date="2026-03-27T14:44:00Z" w16du:dateUtc="2026-03-27T05:44:00Z">
        <w:r w:rsidR="006908D3" w:rsidRPr="000761EA" w:rsidDel="00DA1CE3">
          <w:rPr>
            <w:rFonts w:hint="eastAsia"/>
          </w:rPr>
          <w:delText>毎</w:delText>
        </w:r>
      </w:del>
      <w:r w:rsidR="006908D3" w:rsidRPr="000761EA">
        <w:rPr>
          <w:rFonts w:hint="eastAsia"/>
        </w:rPr>
        <w:t>月月末締めで請求書を発行</w:t>
      </w:r>
      <w:r w:rsidR="00C93BAF">
        <w:rPr>
          <w:rFonts w:hint="eastAsia"/>
        </w:rPr>
        <w:t>する</w:t>
      </w:r>
      <w:r w:rsidR="00F12016">
        <w:rPr>
          <w:rFonts w:hint="eastAsia"/>
        </w:rPr>
        <w:t>ものとし、</w:t>
      </w:r>
      <w:r w:rsidR="006908D3" w:rsidRPr="006908D3">
        <w:rPr>
          <w:rFonts w:hint="eastAsia"/>
        </w:rPr>
        <w:t>委託者は</w:t>
      </w:r>
      <w:del w:id="41" w:author="Akari Legal" w:date="2026-03-27T14:45:00Z" w16du:dateUtc="2026-03-27T05:45:00Z">
        <w:r w:rsidR="006908D3" w:rsidRPr="006908D3" w:rsidDel="00DA1CE3">
          <w:rPr>
            <w:rFonts w:hint="eastAsia"/>
          </w:rPr>
          <w:delText>当月</w:delText>
        </w:r>
      </w:del>
      <w:del w:id="42" w:author="Akari Legal" w:date="2026-03-27T14:44:00Z" w16du:dateUtc="2026-03-27T05:44:00Z">
        <w:r w:rsidR="006908D3" w:rsidRPr="006908D3" w:rsidDel="00DA1CE3">
          <w:rPr>
            <w:rFonts w:hint="eastAsia"/>
          </w:rPr>
          <w:delText>の</w:delText>
        </w:r>
      </w:del>
      <w:r w:rsidR="006908D3" w:rsidRPr="006908D3">
        <w:rPr>
          <w:rFonts w:hint="eastAsia"/>
        </w:rPr>
        <w:t>本業務の対価</w:t>
      </w:r>
      <w:ins w:id="43" w:author="Akari Legal" w:date="2026-03-27T14:45:00Z" w16du:dateUtc="2026-03-27T05:45:00Z">
        <w:r w:rsidR="00DA1CE3">
          <w:rPr>
            <w:rFonts w:hint="eastAsia"/>
          </w:rPr>
          <w:t>およびこれに係る消費税等</w:t>
        </w:r>
      </w:ins>
      <w:r w:rsidR="006908D3" w:rsidRPr="006908D3">
        <w:rPr>
          <w:rFonts w:hint="eastAsia"/>
        </w:rPr>
        <w:t>を</w:t>
      </w:r>
      <w:ins w:id="44" w:author="Akari Legal" w:date="2026-03-27T14:45:00Z" w16du:dateUtc="2026-03-27T05:45:00Z">
        <w:r w:rsidR="00DA1CE3">
          <w:rPr>
            <w:rFonts w:hint="eastAsia"/>
          </w:rPr>
          <w:t>2026</w:t>
        </w:r>
        <w:r w:rsidR="00DA1CE3">
          <w:rPr>
            <w:rFonts w:hint="eastAsia"/>
          </w:rPr>
          <w:t>年</w:t>
        </w:r>
        <w:r w:rsidR="00DA1CE3" w:rsidRPr="003E61BF">
          <w:rPr>
            <w:rFonts w:hint="eastAsia"/>
            <w:highlight w:val="yellow"/>
          </w:rPr>
          <w:t>〇</w:t>
        </w:r>
        <w:r w:rsidR="00DA1CE3" w:rsidRPr="000761EA">
          <w:rPr>
            <w:rFonts w:hint="eastAsia"/>
          </w:rPr>
          <w:t>月</w:t>
        </w:r>
      </w:ins>
      <w:del w:id="45" w:author="Akari Legal" w:date="2026-03-27T14:45:00Z" w16du:dateUtc="2026-03-27T05:45:00Z">
        <w:r w:rsidR="006908D3" w:rsidRPr="000761EA" w:rsidDel="00DA1CE3">
          <w:rPr>
            <w:rFonts w:hint="eastAsia"/>
          </w:rPr>
          <w:delText>翌月</w:delText>
        </w:r>
      </w:del>
      <w:r w:rsidR="006908D3" w:rsidRPr="000761EA">
        <w:rPr>
          <w:rFonts w:hint="eastAsia"/>
        </w:rPr>
        <w:t>末日までに</w:t>
      </w:r>
      <w:r>
        <w:rPr>
          <w:rFonts w:hint="eastAsia"/>
        </w:rPr>
        <w:t>受託者</w:t>
      </w:r>
      <w:r w:rsidR="006908D3" w:rsidRPr="006908D3">
        <w:rPr>
          <w:rFonts w:hint="eastAsia"/>
        </w:rPr>
        <w:t>の指定する銀行口座に振り込む方法により支払うものとする。なお、振込みに係る手数料は委託者の負担とする。</w:t>
      </w:r>
    </w:p>
    <w:p w14:paraId="6773880D" w14:textId="7D803167" w:rsidR="006908D3" w:rsidRDefault="00606B58" w:rsidP="00773166">
      <w:pPr>
        <w:numPr>
          <w:ilvl w:val="0"/>
          <w:numId w:val="5"/>
        </w:numPr>
        <w:ind w:leftChars="-14" w:left="286" w:hangingChars="150" w:hanging="315"/>
      </w:pPr>
      <w:ins w:id="46" w:author="MHT法務" w:date="2026-03-19T09:11:00Z" w16du:dateUtc="2026-03-19T00:11:00Z">
        <w:r>
          <w:rPr>
            <w:rFonts w:hint="eastAsia"/>
          </w:rPr>
          <w:t>第２条</w:t>
        </w:r>
      </w:ins>
      <w:del w:id="47" w:author="MHT法務" w:date="2026-03-19T09:10:00Z" w16du:dateUtc="2026-03-19T00:10:00Z">
        <w:r w:rsidR="006908D3" w:rsidRPr="006908D3" w:rsidDel="00606B58">
          <w:rPr>
            <w:rFonts w:hint="eastAsia"/>
          </w:rPr>
          <w:delText>本契約</w:delText>
        </w:r>
      </w:del>
      <w:r w:rsidR="006908D3" w:rsidRPr="006908D3">
        <w:rPr>
          <w:rFonts w:hint="eastAsia"/>
        </w:rPr>
        <w:t>に定めのない業務が生じた場合には、第１項に定める対価のほか、委託者は、</w:t>
      </w:r>
      <w:r w:rsidR="008D4C56">
        <w:rPr>
          <w:rFonts w:hint="eastAsia"/>
        </w:rPr>
        <w:t>受託者</w:t>
      </w:r>
      <w:r w:rsidR="006908D3" w:rsidRPr="006908D3">
        <w:rPr>
          <w:rFonts w:hint="eastAsia"/>
        </w:rPr>
        <w:t>に対し、別途委託者</w:t>
      </w:r>
      <w:r w:rsidR="00177690">
        <w:rPr>
          <w:rFonts w:hint="eastAsia"/>
        </w:rPr>
        <w:t>および</w:t>
      </w:r>
      <w:r w:rsidR="008D4C56">
        <w:rPr>
          <w:rFonts w:hint="eastAsia"/>
        </w:rPr>
        <w:t>受託者</w:t>
      </w:r>
      <w:r w:rsidR="006908D3" w:rsidRPr="006908D3">
        <w:rPr>
          <w:rFonts w:hint="eastAsia"/>
        </w:rPr>
        <w:t>間の協議に基づく対価を支払うものとする。</w:t>
      </w:r>
    </w:p>
    <w:p w14:paraId="3AC40D5E" w14:textId="0E419669" w:rsidR="006908D3" w:rsidRPr="006908D3" w:rsidRDefault="006908D3" w:rsidP="006908D3"/>
    <w:p w14:paraId="35A9C88C" w14:textId="5DEC3F1F" w:rsidR="006908D3" w:rsidRDefault="006908D3" w:rsidP="0083095C">
      <w:pPr>
        <w:pStyle w:val="1"/>
      </w:pPr>
      <w:r>
        <w:rPr>
          <w:rFonts w:hint="eastAsia"/>
        </w:rPr>
        <w:t>第４条（費用負担）</w:t>
      </w:r>
    </w:p>
    <w:p w14:paraId="189DA212" w14:textId="14B3E866" w:rsidR="006908D3" w:rsidRDefault="00F12016" w:rsidP="00DE5989">
      <w:pPr>
        <w:ind w:left="315"/>
      </w:pPr>
      <w:r w:rsidRPr="006908D3">
        <w:rPr>
          <w:rFonts w:hint="eastAsia"/>
        </w:rPr>
        <w:t>本業務に伴って発生する</w:t>
      </w:r>
      <w:r>
        <w:rPr>
          <w:rFonts w:hint="eastAsia"/>
        </w:rPr>
        <w:t>簡易な諸経費（</w:t>
      </w:r>
      <w:r w:rsidR="005764B7">
        <w:rPr>
          <w:rFonts w:hint="eastAsia"/>
        </w:rPr>
        <w:t>打合せ</w:t>
      </w:r>
      <w:r w:rsidRPr="006908D3">
        <w:rPr>
          <w:rFonts w:hint="eastAsia"/>
        </w:rPr>
        <w:t>交通費、関連する資料の閲覧・謄写・購</w:t>
      </w:r>
      <w:r w:rsidRPr="006908D3">
        <w:rPr>
          <w:rFonts w:hint="eastAsia"/>
        </w:rPr>
        <w:lastRenderedPageBreak/>
        <w:t>入費、コピー代</w:t>
      </w:r>
      <w:r>
        <w:rPr>
          <w:rFonts w:hint="eastAsia"/>
        </w:rPr>
        <w:t>等）は前条（対価および支払方法）第１項の対価に含まれるものとし、これを超える費用</w:t>
      </w:r>
      <w:ins w:id="48" w:author="MHT法務" w:date="2026-03-19T09:14:00Z" w16du:dateUtc="2026-03-19T00:14:00Z">
        <w:r w:rsidR="00606B58">
          <w:rPr>
            <w:rFonts w:hint="eastAsia"/>
          </w:rPr>
          <w:t>が発生する場合</w:t>
        </w:r>
      </w:ins>
      <w:r>
        <w:rPr>
          <w:rFonts w:hint="eastAsia"/>
        </w:rPr>
        <w:t>は、</w:t>
      </w:r>
      <w:commentRangeStart w:id="49"/>
      <w:commentRangeStart w:id="50"/>
      <w:ins w:id="51" w:author="MHT法務" w:date="2026-03-19T09:12:00Z" w16du:dateUtc="2026-03-19T00:12:00Z">
        <w:r w:rsidR="00606B58">
          <w:rPr>
            <w:rFonts w:hint="eastAsia"/>
          </w:rPr>
          <w:t>事前に</w:t>
        </w:r>
      </w:ins>
      <w:ins w:id="52" w:author="MHT法務" w:date="2026-03-19T09:13:00Z" w16du:dateUtc="2026-03-19T00:13:00Z">
        <w:r w:rsidR="00606B58">
          <w:rPr>
            <w:rFonts w:hint="eastAsia"/>
          </w:rPr>
          <w:t>受託者</w:t>
        </w:r>
      </w:ins>
      <w:ins w:id="53" w:author="MHT法務" w:date="2026-03-19T09:15:00Z" w16du:dateUtc="2026-03-19T00:15:00Z">
        <w:r w:rsidR="00606B58">
          <w:rPr>
            <w:rFonts w:hint="eastAsia"/>
          </w:rPr>
          <w:t>が</w:t>
        </w:r>
      </w:ins>
      <w:ins w:id="54" w:author="MHT法務" w:date="2026-03-19T09:12:00Z" w16du:dateUtc="2026-03-19T00:12:00Z">
        <w:r w:rsidR="00606B58" w:rsidRPr="00606B58">
          <w:rPr>
            <w:rFonts w:hint="eastAsia"/>
          </w:rPr>
          <w:t>委託者</w:t>
        </w:r>
      </w:ins>
      <w:ins w:id="55" w:author="MHT法務" w:date="2026-03-19T09:14:00Z" w16du:dateUtc="2026-03-19T00:14:00Z">
        <w:r w:rsidR="00606B58">
          <w:rPr>
            <w:rFonts w:hint="eastAsia"/>
          </w:rPr>
          <w:t>に通知</w:t>
        </w:r>
      </w:ins>
      <w:ins w:id="56" w:author="Akari Legal" w:date="2026-03-27T14:54:00Z" w16du:dateUtc="2026-03-27T05:54:00Z">
        <w:r w:rsidR="00E76ABF">
          <w:rPr>
            <w:rFonts w:hint="eastAsia"/>
          </w:rPr>
          <w:t>し、</w:t>
        </w:r>
      </w:ins>
      <w:ins w:id="57" w:author="MHT法務" w:date="2026-03-19T09:14:00Z" w16du:dateUtc="2026-03-19T00:14:00Z">
        <w:del w:id="58" w:author="Akari Legal" w:date="2026-03-27T14:54:00Z" w16du:dateUtc="2026-03-27T05:54:00Z">
          <w:r w:rsidR="00606B58" w:rsidDel="00E76ABF">
            <w:rPr>
              <w:rFonts w:hint="eastAsia"/>
            </w:rPr>
            <w:delText>し</w:delText>
          </w:r>
        </w:del>
      </w:ins>
      <w:ins w:id="59" w:author="Akari Legal" w:date="2026-03-27T14:47:00Z" w16du:dateUtc="2026-03-27T05:47:00Z">
        <w:r w:rsidR="00DA1CE3">
          <w:rPr>
            <w:rFonts w:hint="eastAsia"/>
          </w:rPr>
          <w:t>委託者は誠実に協議に応じるものと</w:t>
        </w:r>
      </w:ins>
      <w:ins w:id="60" w:author="Akari Legal" w:date="2026-03-27T14:54:00Z" w16du:dateUtc="2026-03-27T05:54:00Z">
        <w:r w:rsidR="00E76ABF">
          <w:rPr>
            <w:rFonts w:hint="eastAsia"/>
          </w:rPr>
          <w:t>する。</w:t>
        </w:r>
      </w:ins>
      <w:ins w:id="61" w:author="Akari Legal" w:date="2026-03-27T14:53:00Z" w16du:dateUtc="2026-03-27T05:53:00Z">
        <w:r w:rsidR="00E76ABF">
          <w:rPr>
            <w:rFonts w:hint="eastAsia"/>
          </w:rPr>
          <w:t>当該協議の結果、</w:t>
        </w:r>
      </w:ins>
      <w:ins w:id="62" w:author="MHT法務" w:date="2026-03-19T09:14:00Z" w16du:dateUtc="2026-03-19T00:14:00Z">
        <w:r w:rsidR="00606B58">
          <w:rPr>
            <w:rFonts w:hint="eastAsia"/>
          </w:rPr>
          <w:t>委託者が承諾した範囲で</w:t>
        </w:r>
      </w:ins>
      <w:commentRangeEnd w:id="49"/>
      <w:ins w:id="63" w:author="MHT法務" w:date="2026-03-19T09:43:00Z" w16du:dateUtc="2026-03-19T00:43:00Z">
        <w:r w:rsidR="00C709C3" w:rsidRPr="006908D3">
          <w:rPr>
            <w:rStyle w:val="aff1"/>
            <w:rFonts w:hint="eastAsia"/>
            <w:sz w:val="21"/>
            <w:szCs w:val="22"/>
          </w:rPr>
          <w:commentReference w:id="49"/>
        </w:r>
      </w:ins>
      <w:commentRangeEnd w:id="50"/>
      <w:r w:rsidR="00BA7E7E" w:rsidRPr="006908D3">
        <w:rPr>
          <w:rStyle w:val="aff1"/>
          <w:rFonts w:hint="eastAsia"/>
          <w:sz w:val="21"/>
          <w:szCs w:val="22"/>
        </w:rPr>
        <w:commentReference w:id="50"/>
      </w:r>
      <w:r w:rsidRPr="006908D3">
        <w:rPr>
          <w:rFonts w:hint="eastAsia"/>
        </w:rPr>
        <w:t>委託者</w:t>
      </w:r>
      <w:ins w:id="64" w:author="Akari Legal" w:date="2026-03-27T14:54:00Z" w16du:dateUtc="2026-03-27T05:54:00Z">
        <w:r w:rsidR="00E76ABF">
          <w:rPr>
            <w:rFonts w:hint="eastAsia"/>
          </w:rPr>
          <w:t>がその費用を</w:t>
        </w:r>
      </w:ins>
      <w:del w:id="65" w:author="Akari Legal" w:date="2026-03-27T14:54:00Z" w16du:dateUtc="2026-03-27T05:54:00Z">
        <w:r w:rsidDel="00E76ABF">
          <w:rPr>
            <w:rFonts w:hint="eastAsia"/>
          </w:rPr>
          <w:delText>の</w:delText>
        </w:r>
      </w:del>
      <w:r w:rsidRPr="006908D3">
        <w:rPr>
          <w:rFonts w:hint="eastAsia"/>
        </w:rPr>
        <w:t>負担</w:t>
      </w:r>
      <w:del w:id="66" w:author="Akari Legal" w:date="2026-03-27T14:54:00Z" w16du:dateUtc="2026-03-27T05:54:00Z">
        <w:r w:rsidRPr="006908D3" w:rsidDel="00E76ABF">
          <w:rPr>
            <w:rFonts w:hint="eastAsia"/>
          </w:rPr>
          <w:delText>と</w:delText>
        </w:r>
      </w:del>
      <w:r>
        <w:rPr>
          <w:rFonts w:hint="eastAsia"/>
        </w:rPr>
        <w:t>する。なお、委託者による費用の支払方法は</w:t>
      </w:r>
      <w:r w:rsidRPr="006908D3">
        <w:rPr>
          <w:rFonts w:hint="eastAsia"/>
        </w:rPr>
        <w:t>、</w:t>
      </w:r>
      <w:r>
        <w:rPr>
          <w:rFonts w:hint="eastAsia"/>
        </w:rPr>
        <w:t>前</w:t>
      </w:r>
      <w:r w:rsidRPr="006908D3">
        <w:rPr>
          <w:rFonts w:hint="eastAsia"/>
        </w:rPr>
        <w:t>条</w:t>
      </w:r>
      <w:r>
        <w:rPr>
          <w:rFonts w:hint="eastAsia"/>
        </w:rPr>
        <w:t>（対価および支払方法）</w:t>
      </w:r>
      <w:ins w:id="67" w:author="MHT法務" w:date="2026-03-19T09:15:00Z" w16du:dateUtc="2026-03-19T00:15:00Z">
        <w:r w:rsidR="00606B58">
          <w:rPr>
            <w:rFonts w:hint="eastAsia"/>
          </w:rPr>
          <w:t>第２項</w:t>
        </w:r>
      </w:ins>
      <w:r w:rsidRPr="006908D3">
        <w:rPr>
          <w:rFonts w:hint="eastAsia"/>
        </w:rPr>
        <w:t>に準</w:t>
      </w:r>
      <w:r>
        <w:rPr>
          <w:rFonts w:hint="eastAsia"/>
        </w:rPr>
        <w:t>ず</w:t>
      </w:r>
      <w:r w:rsidRPr="006908D3">
        <w:rPr>
          <w:rFonts w:hint="eastAsia"/>
        </w:rPr>
        <w:t>るものとする。</w:t>
      </w:r>
    </w:p>
    <w:p w14:paraId="4B38EA59" w14:textId="77777777" w:rsidR="006908D3" w:rsidRPr="006908D3" w:rsidRDefault="006908D3" w:rsidP="006908D3"/>
    <w:p w14:paraId="03F11F9E" w14:textId="1B7D72AE" w:rsidR="006908D3" w:rsidRDefault="006908D3" w:rsidP="006908D3">
      <w:pPr>
        <w:pStyle w:val="1"/>
      </w:pPr>
      <w:r>
        <w:rPr>
          <w:rFonts w:hint="eastAsia"/>
        </w:rPr>
        <w:t>第５条（資料等の提供）</w:t>
      </w:r>
    </w:p>
    <w:p w14:paraId="151A8988" w14:textId="6FF0A7B0" w:rsidR="00177690" w:rsidRDefault="00177690" w:rsidP="00773166">
      <w:pPr>
        <w:pStyle w:val="a7"/>
        <w:numPr>
          <w:ilvl w:val="0"/>
          <w:numId w:val="14"/>
        </w:numPr>
        <w:tabs>
          <w:tab w:val="left" w:pos="426"/>
        </w:tabs>
        <w:ind w:leftChars="0"/>
        <w:rPr>
          <w:rFonts w:ascii="Times New Roman" w:hAnsi="Times New Roman"/>
        </w:rPr>
      </w:pPr>
      <w:r w:rsidRPr="00177690">
        <w:rPr>
          <w:rFonts w:ascii="Times New Roman" w:hAnsi="Times New Roman"/>
        </w:rPr>
        <w:t>委託者は、</w:t>
      </w:r>
      <w:r w:rsidR="00B5370C">
        <w:rPr>
          <w:rFonts w:ascii="Times New Roman" w:hAnsi="Times New Roman" w:hint="eastAsia"/>
        </w:rPr>
        <w:t>受託者</w:t>
      </w:r>
      <w:r w:rsidRPr="00177690">
        <w:rPr>
          <w:rFonts w:ascii="Times New Roman" w:hAnsi="Times New Roman"/>
        </w:rPr>
        <w:t>に対し、委託者</w:t>
      </w:r>
      <w:r w:rsidRPr="00177690">
        <w:rPr>
          <w:rFonts w:ascii="Times New Roman" w:hAnsi="Times New Roman" w:hint="eastAsia"/>
        </w:rPr>
        <w:t>が</w:t>
      </w:r>
      <w:r w:rsidR="00B5370C">
        <w:rPr>
          <w:rFonts w:ascii="Times New Roman" w:hAnsi="Times New Roman" w:hint="eastAsia"/>
        </w:rPr>
        <w:t>受託者</w:t>
      </w:r>
      <w:r w:rsidRPr="00177690">
        <w:rPr>
          <w:rFonts w:ascii="Times New Roman" w:hAnsi="Times New Roman" w:hint="eastAsia"/>
        </w:rPr>
        <w:t>に開示、貸与その他の方法により提供（以下「</w:t>
      </w:r>
      <w:r w:rsidRPr="00177690">
        <w:rPr>
          <w:rFonts w:asciiTheme="majorEastAsia" w:eastAsiaTheme="majorEastAsia" w:hAnsiTheme="majorEastAsia" w:hint="eastAsia"/>
          <w:u w:val="single"/>
        </w:rPr>
        <w:t>提供等</w:t>
      </w:r>
      <w:r w:rsidRPr="00177690">
        <w:rPr>
          <w:rFonts w:ascii="Times New Roman" w:hAnsi="Times New Roman" w:hint="eastAsia"/>
        </w:rPr>
        <w:t>」という。）したデータ・資料、機器、設備等（以下「</w:t>
      </w:r>
      <w:r w:rsidRPr="00177690">
        <w:rPr>
          <w:rFonts w:asciiTheme="majorEastAsia" w:eastAsiaTheme="majorEastAsia" w:hAnsiTheme="majorEastAsia" w:hint="eastAsia"/>
          <w:u w:val="single"/>
        </w:rPr>
        <w:t>資料等</w:t>
      </w:r>
      <w:r w:rsidRPr="00177690">
        <w:rPr>
          <w:rFonts w:ascii="Times New Roman" w:hAnsi="Times New Roman" w:hint="eastAsia"/>
        </w:rPr>
        <w:t>」という。）の</w:t>
      </w:r>
      <w:r w:rsidRPr="00177690">
        <w:rPr>
          <w:rFonts w:ascii="Times New Roman" w:hAnsi="Times New Roman"/>
        </w:rPr>
        <w:t>提供等</w:t>
      </w:r>
      <w:r w:rsidRPr="00177690">
        <w:rPr>
          <w:rFonts w:ascii="Times New Roman" w:hAnsi="Times New Roman" w:hint="eastAsia"/>
        </w:rPr>
        <w:t>について</w:t>
      </w:r>
      <w:r w:rsidRPr="00177690">
        <w:rPr>
          <w:rFonts w:ascii="Times New Roman" w:hAnsi="Times New Roman"/>
        </w:rPr>
        <w:t>正当な権限</w:t>
      </w:r>
      <w:r w:rsidRPr="00177690">
        <w:rPr>
          <w:rFonts w:ascii="Times New Roman" w:hAnsi="Times New Roman" w:hint="eastAsia"/>
        </w:rPr>
        <w:t>を有し、かつ、</w:t>
      </w:r>
      <w:r w:rsidRPr="00177690">
        <w:rPr>
          <w:rFonts w:ascii="Times New Roman" w:hAnsi="Times New Roman"/>
        </w:rPr>
        <w:t>法令に違反するものではないことを保証する。</w:t>
      </w:r>
    </w:p>
    <w:p w14:paraId="7793D8D0" w14:textId="0385A2A6" w:rsidR="00177690" w:rsidRDefault="00177690" w:rsidP="00773166">
      <w:pPr>
        <w:pStyle w:val="a7"/>
        <w:numPr>
          <w:ilvl w:val="0"/>
          <w:numId w:val="14"/>
        </w:numPr>
        <w:tabs>
          <w:tab w:val="left" w:pos="426"/>
        </w:tabs>
        <w:ind w:leftChars="0"/>
        <w:rPr>
          <w:rFonts w:ascii="Times New Roman" w:hAnsi="Times New Roman"/>
        </w:rPr>
      </w:pPr>
      <w:r w:rsidRPr="00177690">
        <w:rPr>
          <w:rFonts w:ascii="Times New Roman" w:hAnsi="Times New Roman"/>
        </w:rPr>
        <w:t>委託者が</w:t>
      </w:r>
      <w:r w:rsidR="00B5370C">
        <w:rPr>
          <w:rFonts w:ascii="Times New Roman" w:hAnsi="Times New Roman" w:hint="eastAsia"/>
        </w:rPr>
        <w:t>受託者</w:t>
      </w:r>
      <w:r w:rsidRPr="00177690">
        <w:rPr>
          <w:rFonts w:ascii="Times New Roman" w:hAnsi="Times New Roman"/>
        </w:rPr>
        <w:t>に対し提供等を行った委託者</w:t>
      </w:r>
      <w:r w:rsidRPr="00177690">
        <w:rPr>
          <w:rFonts w:ascii="Times New Roman" w:hAnsi="Times New Roman" w:hint="eastAsia"/>
        </w:rPr>
        <w:t>の資料等</w:t>
      </w:r>
      <w:r w:rsidRPr="00177690">
        <w:rPr>
          <w:rFonts w:ascii="Times New Roman" w:hAnsi="Times New Roman"/>
        </w:rPr>
        <w:t>の内容</w:t>
      </w:r>
      <w:r w:rsidRPr="00177690">
        <w:rPr>
          <w:rFonts w:ascii="Times New Roman" w:hAnsi="Times New Roman" w:hint="eastAsia"/>
        </w:rPr>
        <w:t>が不完全（誤りがある場合を含む。）で</w:t>
      </w:r>
      <w:r w:rsidRPr="00177690">
        <w:rPr>
          <w:rFonts w:ascii="Times New Roman" w:hAnsi="Times New Roman"/>
        </w:rPr>
        <w:t>あった場合または提供等を遅延した場合、これらの</w:t>
      </w:r>
      <w:r w:rsidRPr="00177690">
        <w:rPr>
          <w:rFonts w:ascii="Times New Roman" w:hAnsi="Times New Roman" w:hint="eastAsia"/>
        </w:rPr>
        <w:t>不完全性ま</w:t>
      </w:r>
      <w:r w:rsidRPr="00177690">
        <w:rPr>
          <w:rFonts w:ascii="Times New Roman" w:hAnsi="Times New Roman"/>
        </w:rPr>
        <w:t>たは遅延に</w:t>
      </w:r>
      <w:r w:rsidRPr="00177690">
        <w:rPr>
          <w:rFonts w:ascii="Times New Roman" w:hAnsi="Times New Roman" w:hint="eastAsia"/>
        </w:rPr>
        <w:t>起因または関連して生じた作業の遅延</w:t>
      </w:r>
      <w:r w:rsidR="00B70A67">
        <w:rPr>
          <w:rFonts w:ascii="Times New Roman" w:hAnsi="Times New Roman" w:hint="eastAsia"/>
        </w:rPr>
        <w:t>、制作物</w:t>
      </w:r>
      <w:r w:rsidR="00B70A67" w:rsidRPr="00177690">
        <w:rPr>
          <w:rFonts w:ascii="Times New Roman" w:hAnsi="Times New Roman" w:hint="eastAsia"/>
        </w:rPr>
        <w:t>の瑕疵</w:t>
      </w:r>
      <w:r w:rsidR="00B70A67" w:rsidRPr="00177690">
        <w:rPr>
          <w:rFonts w:ascii="Times New Roman" w:hAnsi="Times New Roman"/>
        </w:rPr>
        <w:t>（法律上の瑕疵を含む。）</w:t>
      </w:r>
      <w:r w:rsidRPr="00177690">
        <w:rPr>
          <w:rFonts w:ascii="Times New Roman" w:hAnsi="Times New Roman"/>
        </w:rPr>
        <w:t>等の結果について、</w:t>
      </w:r>
      <w:r w:rsidR="00B5370C">
        <w:rPr>
          <w:rFonts w:ascii="Times New Roman" w:hAnsi="Times New Roman" w:hint="eastAsia"/>
        </w:rPr>
        <w:t>受託者</w:t>
      </w:r>
      <w:r w:rsidRPr="00177690">
        <w:rPr>
          <w:rFonts w:ascii="Times New Roman" w:hAnsi="Times New Roman"/>
        </w:rPr>
        <w:t>は責任を負わない。</w:t>
      </w:r>
    </w:p>
    <w:p w14:paraId="4F09D5C5" w14:textId="03E61388" w:rsidR="00177690" w:rsidRPr="00177690" w:rsidRDefault="00B5370C" w:rsidP="00773166">
      <w:pPr>
        <w:pStyle w:val="a7"/>
        <w:numPr>
          <w:ilvl w:val="0"/>
          <w:numId w:val="14"/>
        </w:numPr>
        <w:tabs>
          <w:tab w:val="left" w:pos="426"/>
        </w:tabs>
        <w:ind w:leftChars="0"/>
        <w:rPr>
          <w:rFonts w:ascii="Times New Roman" w:hAnsi="Times New Roman"/>
        </w:rPr>
      </w:pPr>
      <w:r>
        <w:rPr>
          <w:rFonts w:ascii="Times New Roman" w:hAnsi="Times New Roman" w:hint="eastAsia"/>
        </w:rPr>
        <w:t>受託者</w:t>
      </w:r>
      <w:r w:rsidR="00177690" w:rsidRPr="00177690">
        <w:rPr>
          <w:rFonts w:ascii="Times New Roman" w:hAnsi="Times New Roman"/>
        </w:rPr>
        <w:t>は、委託者</w:t>
      </w:r>
      <w:r w:rsidR="00177690" w:rsidRPr="00177690">
        <w:rPr>
          <w:rFonts w:ascii="Times New Roman" w:hAnsi="Times New Roman" w:hint="eastAsia"/>
        </w:rPr>
        <w:t>が</w:t>
      </w:r>
      <w:r>
        <w:rPr>
          <w:rFonts w:ascii="Times New Roman" w:hAnsi="Times New Roman" w:hint="eastAsia"/>
        </w:rPr>
        <w:t>受託者</w:t>
      </w:r>
      <w:r w:rsidR="00177690" w:rsidRPr="00177690">
        <w:rPr>
          <w:rFonts w:ascii="Times New Roman" w:hAnsi="Times New Roman" w:hint="eastAsia"/>
        </w:rPr>
        <w:t>に対し提供等を行った資料等</w:t>
      </w:r>
      <w:r w:rsidR="00177690" w:rsidRPr="00177690">
        <w:rPr>
          <w:rFonts w:ascii="Times New Roman" w:hAnsi="Times New Roman"/>
        </w:rPr>
        <w:t>の正確性、完全性、有効性、有用性、安全性等について、確認、検証の義務その他の責任を負うものではない。</w:t>
      </w:r>
      <w:r w:rsidR="00177690" w:rsidRPr="00177690">
        <w:rPr>
          <w:rFonts w:ascii="Times New Roman" w:hAnsi="Times New Roman"/>
        </w:rPr>
        <w:t xml:space="preserve"> </w:t>
      </w:r>
    </w:p>
    <w:p w14:paraId="0EEE7E9E" w14:textId="77777777" w:rsidR="006908D3" w:rsidRPr="00177690" w:rsidRDefault="006908D3" w:rsidP="006908D3"/>
    <w:p w14:paraId="7227B3D4" w14:textId="4F24B17E" w:rsidR="006908D3" w:rsidRDefault="006908D3" w:rsidP="0083095C">
      <w:pPr>
        <w:pStyle w:val="1"/>
      </w:pPr>
      <w:r>
        <w:rPr>
          <w:rFonts w:hint="eastAsia"/>
        </w:rPr>
        <w:t>第６条（再委託）</w:t>
      </w:r>
    </w:p>
    <w:p w14:paraId="2C2F43FD" w14:textId="688AB3B9" w:rsidR="00177690" w:rsidRDefault="00B5370C" w:rsidP="00773166">
      <w:pPr>
        <w:pStyle w:val="a7"/>
        <w:numPr>
          <w:ilvl w:val="0"/>
          <w:numId w:val="13"/>
        </w:numPr>
        <w:tabs>
          <w:tab w:val="left" w:pos="426"/>
        </w:tabs>
        <w:ind w:leftChars="0"/>
        <w:rPr>
          <w:rFonts w:ascii="Times New Roman" w:hAnsi="Times New Roman"/>
        </w:rPr>
      </w:pPr>
      <w:r>
        <w:rPr>
          <w:rFonts w:ascii="Times New Roman" w:hAnsi="Times New Roman" w:hint="eastAsia"/>
        </w:rPr>
        <w:t>受託者</w:t>
      </w:r>
      <w:r w:rsidR="00177690" w:rsidRPr="00177690">
        <w:rPr>
          <w:rFonts w:ascii="Times New Roman" w:hAnsi="Times New Roman"/>
        </w:rPr>
        <w:t>は、</w:t>
      </w:r>
      <w:del w:id="68" w:author="MHT法務" w:date="2026-03-19T09:23:00Z" w16du:dateUtc="2026-03-19T00:23:00Z">
        <w:r w:rsidR="00177690" w:rsidRPr="00177690" w:rsidDel="00EF798C">
          <w:rPr>
            <w:rFonts w:ascii="Times New Roman" w:hAnsi="Times New Roman" w:hint="eastAsia"/>
          </w:rPr>
          <w:delText>本条の定めに従い</w:delText>
        </w:r>
      </w:del>
      <w:commentRangeStart w:id="69"/>
      <w:commentRangeStart w:id="70"/>
      <w:ins w:id="71" w:author="MHT法務" w:date="2026-03-19T09:23:00Z" w16du:dateUtc="2026-03-19T00:23:00Z">
        <w:r w:rsidR="00EF798C">
          <w:rPr>
            <w:rFonts w:ascii="Times New Roman" w:hAnsi="Times New Roman" w:hint="eastAsia"/>
          </w:rPr>
          <w:t>事前に委託者の承諾を</w:t>
        </w:r>
      </w:ins>
      <w:ins w:id="72" w:author="MHT法務" w:date="2026-03-19T09:24:00Z" w16du:dateUtc="2026-03-19T00:24:00Z">
        <w:r w:rsidR="00EF798C">
          <w:rPr>
            <w:rFonts w:ascii="Times New Roman" w:hAnsi="Times New Roman" w:hint="eastAsia"/>
          </w:rPr>
          <w:t>得た場合</w:t>
        </w:r>
      </w:ins>
      <w:commentRangeEnd w:id="69"/>
      <w:ins w:id="73" w:author="MHT法務" w:date="2026-03-19T09:47:00Z" w16du:dateUtc="2026-03-19T00:47:00Z">
        <w:r w:rsidR="00C709C3" w:rsidRPr="00177690">
          <w:rPr>
            <w:rStyle w:val="aff1"/>
            <w:rFonts w:ascii="Times New Roman" w:hAnsi="Times New Roman" w:hint="eastAsia"/>
            <w:sz w:val="21"/>
            <w:szCs w:val="22"/>
          </w:rPr>
          <w:commentReference w:id="69"/>
        </w:r>
      </w:ins>
      <w:commentRangeEnd w:id="70"/>
      <w:r w:rsidR="005B09AC" w:rsidRPr="00177690">
        <w:rPr>
          <w:rStyle w:val="aff1"/>
          <w:rFonts w:ascii="Times New Roman" w:hAnsi="Times New Roman" w:hint="eastAsia"/>
          <w:sz w:val="21"/>
          <w:szCs w:val="22"/>
        </w:rPr>
        <w:commentReference w:id="70"/>
      </w:r>
      <w:r w:rsidR="00177690" w:rsidRPr="00177690">
        <w:rPr>
          <w:rFonts w:ascii="Times New Roman" w:hAnsi="Times New Roman" w:hint="eastAsia"/>
        </w:rPr>
        <w:t>、</w:t>
      </w:r>
      <w:r w:rsidR="00177690">
        <w:rPr>
          <w:rFonts w:ascii="Times New Roman" w:hAnsi="Times New Roman"/>
        </w:rPr>
        <w:t>本業務</w:t>
      </w:r>
      <w:r w:rsidR="00177690" w:rsidRPr="00177690">
        <w:rPr>
          <w:rFonts w:ascii="Times New Roman" w:hAnsi="Times New Roman"/>
        </w:rPr>
        <w:t>の一部を第三者</w:t>
      </w:r>
      <w:r w:rsidR="00177690">
        <w:rPr>
          <w:rFonts w:ascii="Times New Roman" w:hAnsi="Times New Roman" w:hint="eastAsia"/>
        </w:rPr>
        <w:t>（以下「</w:t>
      </w:r>
      <w:r w:rsidR="00177690" w:rsidRPr="00177690">
        <w:rPr>
          <w:rFonts w:asciiTheme="majorEastAsia" w:eastAsiaTheme="majorEastAsia" w:hAnsiTheme="majorEastAsia" w:hint="eastAsia"/>
          <w:u w:val="single"/>
        </w:rPr>
        <w:t>再委託先</w:t>
      </w:r>
      <w:r w:rsidR="00177690">
        <w:rPr>
          <w:rFonts w:ascii="Times New Roman" w:hAnsi="Times New Roman" w:hint="eastAsia"/>
        </w:rPr>
        <w:t>」という）</w:t>
      </w:r>
      <w:r w:rsidR="00177690" w:rsidRPr="00177690">
        <w:rPr>
          <w:rFonts w:ascii="Times New Roman" w:hAnsi="Times New Roman"/>
        </w:rPr>
        <w:t>に再委託することができる。</w:t>
      </w:r>
    </w:p>
    <w:p w14:paraId="2F16427B" w14:textId="246935C0" w:rsidR="00177690" w:rsidRDefault="00177690" w:rsidP="00773166">
      <w:pPr>
        <w:pStyle w:val="a7"/>
        <w:numPr>
          <w:ilvl w:val="0"/>
          <w:numId w:val="13"/>
        </w:numPr>
        <w:tabs>
          <w:tab w:val="left" w:pos="426"/>
        </w:tabs>
        <w:ind w:leftChars="0"/>
        <w:rPr>
          <w:rFonts w:ascii="Times New Roman" w:hAnsi="Times New Roman"/>
        </w:rPr>
      </w:pPr>
      <w:r w:rsidRPr="00177690">
        <w:rPr>
          <w:rFonts w:ascii="Times New Roman" w:hAnsi="Times New Roman" w:hint="eastAsia"/>
        </w:rPr>
        <w:t>前項の場合、</w:t>
      </w:r>
      <w:r w:rsidR="00B5370C">
        <w:rPr>
          <w:rFonts w:ascii="Times New Roman" w:hAnsi="Times New Roman" w:hint="eastAsia"/>
        </w:rPr>
        <w:t>受託者</w:t>
      </w:r>
      <w:r w:rsidRPr="00177690">
        <w:rPr>
          <w:rFonts w:ascii="Times New Roman" w:hAnsi="Times New Roman"/>
        </w:rPr>
        <w:t>は、</w:t>
      </w:r>
      <w:r w:rsidRPr="00177690">
        <w:rPr>
          <w:rFonts w:ascii="Times New Roman" w:hAnsi="Times New Roman" w:hint="eastAsia"/>
        </w:rPr>
        <w:t>再委託先との間で、</w:t>
      </w:r>
      <w:r w:rsidRPr="00177690">
        <w:rPr>
          <w:rFonts w:ascii="Times New Roman" w:hAnsi="Times New Roman"/>
        </w:rPr>
        <w:t>本契約に基づいて</w:t>
      </w:r>
      <w:r w:rsidR="00B5370C">
        <w:rPr>
          <w:rFonts w:ascii="Times New Roman" w:hAnsi="Times New Roman" w:hint="eastAsia"/>
        </w:rPr>
        <w:t>受託者</w:t>
      </w:r>
      <w:r w:rsidRPr="00177690">
        <w:rPr>
          <w:rFonts w:ascii="Times New Roman" w:hAnsi="Times New Roman"/>
        </w:rPr>
        <w:t>が委託者に対して負担するのと</w:t>
      </w:r>
      <w:r w:rsidRPr="00177690">
        <w:rPr>
          <w:rFonts w:ascii="Times New Roman" w:hAnsi="Times New Roman" w:hint="eastAsia"/>
        </w:rPr>
        <w:t>同等</w:t>
      </w:r>
      <w:r w:rsidRPr="00177690">
        <w:rPr>
          <w:rFonts w:ascii="Times New Roman" w:hAnsi="Times New Roman"/>
        </w:rPr>
        <w:t>の義務を再委託先に負わせる契約を締結する。</w:t>
      </w:r>
    </w:p>
    <w:p w14:paraId="6E71C08C" w14:textId="37739E71" w:rsidR="00177690" w:rsidRPr="00177690" w:rsidRDefault="00B5370C" w:rsidP="00773166">
      <w:pPr>
        <w:pStyle w:val="a7"/>
        <w:numPr>
          <w:ilvl w:val="0"/>
          <w:numId w:val="13"/>
        </w:numPr>
        <w:tabs>
          <w:tab w:val="left" w:pos="426"/>
        </w:tabs>
        <w:ind w:leftChars="0"/>
        <w:rPr>
          <w:rFonts w:ascii="Times New Roman" w:hAnsi="Times New Roman"/>
        </w:rPr>
      </w:pPr>
      <w:r>
        <w:rPr>
          <w:rFonts w:ascii="Times New Roman" w:hAnsi="Times New Roman" w:hint="eastAsia"/>
        </w:rPr>
        <w:t>受託者</w:t>
      </w:r>
      <w:r w:rsidR="00177690" w:rsidRPr="00177690">
        <w:rPr>
          <w:rFonts w:ascii="Times New Roman" w:hAnsi="Times New Roman"/>
        </w:rPr>
        <w:t>は、再委託先の</w:t>
      </w:r>
      <w:r w:rsidR="00177690" w:rsidRPr="00177690">
        <w:rPr>
          <w:rFonts w:ascii="Times New Roman" w:hAnsi="Times New Roman" w:hint="eastAsia"/>
        </w:rPr>
        <w:t>業務の</w:t>
      </w:r>
      <w:r w:rsidR="00177690" w:rsidRPr="00177690">
        <w:rPr>
          <w:rFonts w:ascii="Times New Roman" w:hAnsi="Times New Roman"/>
        </w:rPr>
        <w:t>履行について</w:t>
      </w:r>
      <w:commentRangeStart w:id="74"/>
      <w:commentRangeStart w:id="75"/>
      <w:del w:id="76" w:author="MHT法務" w:date="2026-03-19T09:22:00Z" w16du:dateUtc="2026-03-19T00:22:00Z">
        <w:r w:rsidR="00177690" w:rsidRPr="00177690" w:rsidDel="00EF798C">
          <w:rPr>
            <w:rFonts w:ascii="Times New Roman" w:hAnsi="Times New Roman"/>
          </w:rPr>
          <w:delText>委託者に帰責事由がある場合を除</w:delText>
        </w:r>
      </w:del>
      <w:commentRangeEnd w:id="74"/>
      <w:r w:rsidR="00A50764" w:rsidRPr="00177690">
        <w:rPr>
          <w:rStyle w:val="aff1"/>
          <w:rFonts w:ascii="Times New Roman" w:hAnsi="Times New Roman"/>
          <w:sz w:val="21"/>
          <w:szCs w:val="22"/>
        </w:rPr>
        <w:commentReference w:id="74"/>
      </w:r>
      <w:commentRangeEnd w:id="75"/>
      <w:r w:rsidR="005B09AC" w:rsidRPr="00177690">
        <w:rPr>
          <w:rStyle w:val="aff1"/>
          <w:rFonts w:ascii="Times New Roman" w:hAnsi="Times New Roman"/>
          <w:sz w:val="21"/>
          <w:szCs w:val="22"/>
        </w:rPr>
        <w:commentReference w:id="75"/>
      </w:r>
      <w:del w:id="77" w:author="MHT法務" w:date="2026-03-19T09:22:00Z" w16du:dateUtc="2026-03-19T00:22:00Z">
        <w:r w:rsidR="00177690" w:rsidRPr="00177690" w:rsidDel="00EF798C">
          <w:rPr>
            <w:rFonts w:ascii="Times New Roman" w:hAnsi="Times New Roman"/>
          </w:rPr>
          <w:delText>き</w:delText>
        </w:r>
      </w:del>
      <w:r w:rsidR="00177690" w:rsidRPr="00177690">
        <w:rPr>
          <w:rFonts w:ascii="Times New Roman" w:hAnsi="Times New Roman"/>
        </w:rPr>
        <w:t>、自ら業務を遂行した場合と同様の責任を負うものとする。</w:t>
      </w:r>
    </w:p>
    <w:p w14:paraId="1BE30863" w14:textId="77777777" w:rsidR="006908D3" w:rsidRPr="006908D3" w:rsidRDefault="006908D3" w:rsidP="006908D3"/>
    <w:p w14:paraId="29CF4F57" w14:textId="34D00675" w:rsidR="006908D3" w:rsidRDefault="006908D3" w:rsidP="0083095C">
      <w:pPr>
        <w:pStyle w:val="1"/>
      </w:pPr>
      <w:r>
        <w:rPr>
          <w:rFonts w:hint="eastAsia"/>
        </w:rPr>
        <w:t>第７条（</w:t>
      </w:r>
      <w:r w:rsidR="00C93BAF">
        <w:rPr>
          <w:rFonts w:hint="eastAsia"/>
        </w:rPr>
        <w:t>報告</w:t>
      </w:r>
      <w:r>
        <w:rPr>
          <w:rFonts w:hint="eastAsia"/>
        </w:rPr>
        <w:t>）</w:t>
      </w:r>
    </w:p>
    <w:p w14:paraId="423B2EB2" w14:textId="2D486931" w:rsidR="00F12016" w:rsidRDefault="00B5370C" w:rsidP="00DE5989">
      <w:pPr>
        <w:pStyle w:val="a7"/>
        <w:ind w:leftChars="0" w:left="420"/>
      </w:pPr>
      <w:r>
        <w:rPr>
          <w:rFonts w:hint="eastAsia"/>
        </w:rPr>
        <w:t>受託者</w:t>
      </w:r>
      <w:r w:rsidR="00F12016">
        <w:rPr>
          <w:rFonts w:hint="eastAsia"/>
        </w:rPr>
        <w:t>は、委託者の請求があるときは、本業務の履行状況を報告し、本業務が終了した後は、遅滞なくその経過</w:t>
      </w:r>
      <w:r w:rsidR="00DA725A">
        <w:rPr>
          <w:rFonts w:hint="eastAsia"/>
        </w:rPr>
        <w:t>および</w:t>
      </w:r>
      <w:r w:rsidR="00F12016">
        <w:rPr>
          <w:rFonts w:hint="eastAsia"/>
        </w:rPr>
        <w:t>結果を報告するものとする。ただし、委託者および</w:t>
      </w:r>
      <w:r>
        <w:rPr>
          <w:rFonts w:hint="eastAsia"/>
        </w:rPr>
        <w:t>受託者</w:t>
      </w:r>
      <w:r w:rsidR="00F12016">
        <w:rPr>
          <w:rFonts w:hint="eastAsia"/>
        </w:rPr>
        <w:t>が別途合意した場合</w:t>
      </w:r>
      <w:commentRangeStart w:id="78"/>
      <w:commentRangeStart w:id="79"/>
      <w:del w:id="80" w:author="MHT法務" w:date="2026-03-19T09:25:00Z" w16du:dateUtc="2026-03-19T00:25:00Z">
        <w:r w:rsidR="00DA725A" w:rsidDel="00EF798C">
          <w:rPr>
            <w:rFonts w:hint="eastAsia"/>
          </w:rPr>
          <w:delText>または</w:delText>
        </w:r>
        <w:r w:rsidR="00F12016" w:rsidDel="00EF798C">
          <w:rPr>
            <w:rFonts w:hint="eastAsia"/>
          </w:rPr>
          <w:delText>本業務がその性質上報告を要しないものである場合に</w:delText>
        </w:r>
      </w:del>
      <w:commentRangeEnd w:id="78"/>
      <w:r w:rsidR="00A50764">
        <w:rPr>
          <w:rStyle w:val="aff1"/>
          <w:rFonts w:hint="eastAsia"/>
          <w:sz w:val="21"/>
          <w:szCs w:val="22"/>
        </w:rPr>
        <w:commentReference w:id="78"/>
      </w:r>
      <w:commentRangeEnd w:id="79"/>
      <w:r w:rsidR="006952B7">
        <w:rPr>
          <w:rStyle w:val="aff1"/>
          <w:rFonts w:hint="eastAsia"/>
          <w:sz w:val="21"/>
          <w:szCs w:val="22"/>
        </w:rPr>
        <w:commentReference w:id="79"/>
      </w:r>
      <w:r w:rsidR="00F12016">
        <w:rPr>
          <w:rFonts w:hint="eastAsia"/>
        </w:rPr>
        <w:t>はこの限りではない。</w:t>
      </w:r>
    </w:p>
    <w:p w14:paraId="09FF8E1D" w14:textId="2BFBB126" w:rsidR="006908D3" w:rsidRPr="006908D3" w:rsidRDefault="006908D3" w:rsidP="006908D3"/>
    <w:p w14:paraId="0C9CD53E" w14:textId="03986A36" w:rsidR="0083095C" w:rsidRDefault="006908D3" w:rsidP="0083095C">
      <w:pPr>
        <w:pStyle w:val="1"/>
      </w:pPr>
      <w:r>
        <w:rPr>
          <w:rFonts w:hint="eastAsia"/>
        </w:rPr>
        <w:t>第</w:t>
      </w:r>
      <w:r w:rsidR="00177690">
        <w:rPr>
          <w:rFonts w:hint="eastAsia"/>
        </w:rPr>
        <w:t>８</w:t>
      </w:r>
      <w:r>
        <w:rPr>
          <w:rFonts w:hint="eastAsia"/>
        </w:rPr>
        <w:t>条</w:t>
      </w:r>
      <w:r w:rsidR="0083095C">
        <w:rPr>
          <w:rFonts w:hint="eastAsia"/>
        </w:rPr>
        <w:t>（知的財産権）</w:t>
      </w:r>
    </w:p>
    <w:p w14:paraId="7A8C547A" w14:textId="3D33DB64" w:rsidR="006908D3" w:rsidRDefault="00842D0D" w:rsidP="00773166">
      <w:pPr>
        <w:pStyle w:val="a7"/>
        <w:numPr>
          <w:ilvl w:val="0"/>
          <w:numId w:val="10"/>
        </w:numPr>
        <w:ind w:leftChars="0"/>
      </w:pPr>
      <w:ins w:id="81" w:author="Nakashima.Hideki_(中島 英樹)" w:date="2026-03-12T11:52:00Z" w16du:dateUtc="2026-03-12T02:52:00Z">
        <w:del w:id="82" w:author="Akari Legal" w:date="2026-03-27T15:28:00Z" w16du:dateUtc="2026-03-27T06:28:00Z">
          <w:r w:rsidDel="00FD616A">
            <w:rPr>
              <w:rFonts w:hint="eastAsia"/>
            </w:rPr>
            <w:delText>受託者は、</w:delText>
          </w:r>
        </w:del>
      </w:ins>
      <w:r w:rsidR="0083095C">
        <w:rPr>
          <w:rFonts w:hint="eastAsia"/>
        </w:rPr>
        <w:t>本業務の遂行過程で新たに</w:t>
      </w:r>
      <w:del w:id="83" w:author="Nakashima.Hideki_(中島 英樹)" w:date="2026-03-12T11:51:00Z" w16du:dateUtc="2026-03-12T02:51:00Z">
        <w:r w:rsidR="0083095C" w:rsidDel="00713BED">
          <w:rPr>
            <w:rFonts w:hint="eastAsia"/>
          </w:rPr>
          <w:delText>創出された</w:delText>
        </w:r>
      </w:del>
      <w:r w:rsidR="0083095C">
        <w:rPr>
          <w:rFonts w:hint="eastAsia"/>
        </w:rPr>
        <w:t>知的財産権（著作権においては著作権法第</w:t>
      </w:r>
      <w:r w:rsidR="0083095C">
        <w:rPr>
          <w:rFonts w:hint="eastAsia"/>
        </w:rPr>
        <w:t>2</w:t>
      </w:r>
      <w:r w:rsidR="0083095C">
        <w:t>7</w:t>
      </w:r>
      <w:r w:rsidR="0083095C">
        <w:rPr>
          <w:rFonts w:hint="eastAsia"/>
        </w:rPr>
        <w:t>条</w:t>
      </w:r>
      <w:r w:rsidR="00177690">
        <w:rPr>
          <w:rFonts w:hint="eastAsia"/>
        </w:rPr>
        <w:t>および</w:t>
      </w:r>
      <w:r w:rsidR="0083095C">
        <w:rPr>
          <w:rFonts w:hint="eastAsia"/>
        </w:rPr>
        <w:t>第</w:t>
      </w:r>
      <w:r w:rsidR="0083095C">
        <w:rPr>
          <w:rFonts w:hint="eastAsia"/>
        </w:rPr>
        <w:t>2</w:t>
      </w:r>
      <w:r w:rsidR="0083095C">
        <w:t>8</w:t>
      </w:r>
      <w:r w:rsidR="0083095C">
        <w:rPr>
          <w:rFonts w:hint="eastAsia"/>
        </w:rPr>
        <w:t>条に規定する権利を含む）</w:t>
      </w:r>
      <w:ins w:id="84" w:author="Akari Legal" w:date="2026-03-27T15:26:00Z" w16du:dateUtc="2026-03-27T06:26:00Z">
        <w:r w:rsidR="00D70DED">
          <w:rPr>
            <w:rFonts w:hint="eastAsia"/>
          </w:rPr>
          <w:t>およびこれらの権利について登録を受ける権利（以下総称して「</w:t>
        </w:r>
        <w:r w:rsidR="00D70DED" w:rsidRPr="00177690">
          <w:rPr>
            <w:rFonts w:asciiTheme="minorEastAsia" w:hAnsiTheme="minorEastAsia" w:hint="eastAsia"/>
            <w:u w:val="single"/>
          </w:rPr>
          <w:t>知的財産権等</w:t>
        </w:r>
        <w:r w:rsidR="00D70DED">
          <w:rPr>
            <w:rFonts w:hint="eastAsia"/>
          </w:rPr>
          <w:t>」という。）は、</w:t>
        </w:r>
        <w:r w:rsidR="00D70DED" w:rsidRPr="00713BED">
          <w:rPr>
            <w:rFonts w:hint="eastAsia"/>
            <w:color w:val="FF0000"/>
          </w:rPr>
          <w:t>すべて受託者に帰属する。</w:t>
        </w:r>
      </w:ins>
      <w:ins w:id="85" w:author="Nakashima.Hideki_(中島 英樹)" w:date="2026-03-12T11:51:00Z" w16du:dateUtc="2026-03-12T02:51:00Z">
        <w:del w:id="86" w:author="Akari Legal" w:date="2026-03-27T15:26:00Z" w16du:dateUtc="2026-03-27T06:26:00Z">
          <w:r w:rsidDel="00D70DED">
            <w:rPr>
              <w:rFonts w:hint="eastAsia"/>
            </w:rPr>
            <w:delText>を創出した場合は</w:delText>
          </w:r>
        </w:del>
      </w:ins>
      <w:del w:id="87" w:author="Akari Legal" w:date="2026-03-27T15:26:00Z" w16du:dateUtc="2026-03-27T06:26:00Z">
        <w:r w:rsidR="00177690" w:rsidDel="00D70DED">
          <w:rPr>
            <w:rFonts w:hint="eastAsia"/>
          </w:rPr>
          <w:delText>および</w:delText>
        </w:r>
        <w:r w:rsidR="0083095C" w:rsidDel="00D70DED">
          <w:rPr>
            <w:rFonts w:hint="eastAsia"/>
          </w:rPr>
          <w:delText>これらの権利について登録を受ける権利（以下総称して「</w:delText>
        </w:r>
        <w:r w:rsidR="0083095C" w:rsidRPr="00177690" w:rsidDel="00D70DED">
          <w:rPr>
            <w:rFonts w:asciiTheme="minorEastAsia" w:hAnsiTheme="minorEastAsia" w:hint="eastAsia"/>
            <w:u w:val="single"/>
          </w:rPr>
          <w:delText>知的財産権等</w:delText>
        </w:r>
        <w:r w:rsidR="0083095C" w:rsidDel="00D70DED">
          <w:rPr>
            <w:rFonts w:hint="eastAsia"/>
          </w:rPr>
          <w:delText>」という</w:delText>
        </w:r>
        <w:r w:rsidR="005023BC" w:rsidDel="00D70DED">
          <w:rPr>
            <w:rFonts w:hint="eastAsia"/>
          </w:rPr>
          <w:delText>。</w:delText>
        </w:r>
        <w:r w:rsidR="0083095C" w:rsidDel="00D70DED">
          <w:rPr>
            <w:rFonts w:hint="eastAsia"/>
          </w:rPr>
          <w:delText>）は、</w:delText>
        </w:r>
        <w:r w:rsidR="006908D3" w:rsidRPr="00713BED" w:rsidDel="00D70DED">
          <w:rPr>
            <w:rFonts w:hint="eastAsia"/>
            <w:color w:val="FF0000"/>
          </w:rPr>
          <w:delText>すべて</w:delText>
        </w:r>
        <w:r w:rsidR="00B5370C" w:rsidRPr="00713BED" w:rsidDel="00D70DED">
          <w:rPr>
            <w:rFonts w:hint="eastAsia"/>
            <w:color w:val="FF0000"/>
          </w:rPr>
          <w:delText>受託者</w:delText>
        </w:r>
        <w:r w:rsidR="006908D3" w:rsidRPr="00713BED" w:rsidDel="00D70DED">
          <w:rPr>
            <w:rFonts w:hint="eastAsia"/>
            <w:color w:val="FF0000"/>
          </w:rPr>
          <w:delText>に帰属する</w:delText>
        </w:r>
        <w:r w:rsidR="0083095C" w:rsidRPr="00713BED" w:rsidDel="00D70DED">
          <w:rPr>
            <w:rFonts w:hint="eastAsia"/>
            <w:color w:val="FF0000"/>
          </w:rPr>
          <w:delText>。</w:delText>
        </w:r>
      </w:del>
      <w:ins w:id="88" w:author="Nakashima.Hideki_(中島 英樹)" w:date="2026-03-12T11:51:00Z">
        <w:del w:id="89" w:author="Akari Legal" w:date="2026-03-27T15:26:00Z" w16du:dateUtc="2026-03-27T06:26:00Z">
          <w:r w:rsidRPr="00842D0D" w:rsidDel="00D70DED">
            <w:rPr>
              <w:color w:val="FF0000"/>
            </w:rPr>
            <w:delText>速やかにその内容を</w:delText>
          </w:r>
        </w:del>
      </w:ins>
      <w:ins w:id="90" w:author="Nakashima.Hideki_(中島 英樹)" w:date="2026-03-12T11:52:00Z" w16du:dateUtc="2026-03-12T02:52:00Z">
        <w:del w:id="91" w:author="Akari Legal" w:date="2026-03-27T15:26:00Z" w16du:dateUtc="2026-03-27T06:26:00Z">
          <w:r w:rsidDel="00D70DED">
            <w:rPr>
              <w:rFonts w:hint="eastAsia"/>
              <w:color w:val="FF0000"/>
            </w:rPr>
            <w:delText>委託者</w:delText>
          </w:r>
        </w:del>
      </w:ins>
      <w:ins w:id="92" w:author="Nakashima.Hideki_(中島 英樹)" w:date="2026-03-12T11:51:00Z">
        <w:del w:id="93" w:author="Akari Legal" w:date="2026-03-27T15:26:00Z" w16du:dateUtc="2026-03-27T06:26:00Z">
          <w:r w:rsidRPr="00842D0D" w:rsidDel="00D70DED">
            <w:rPr>
              <w:color w:val="FF0000"/>
            </w:rPr>
            <w:delText>に書面にて報告する</w:delText>
          </w:r>
        </w:del>
      </w:ins>
      <w:ins w:id="94" w:author="Nakashima.Hideki_(中島 英樹)" w:date="2026-03-12T11:53:00Z" w16du:dateUtc="2026-03-12T02:53:00Z">
        <w:del w:id="95" w:author="Akari Legal" w:date="2026-03-27T15:26:00Z" w16du:dateUtc="2026-03-27T06:26:00Z">
          <w:r w:rsidDel="00D70DED">
            <w:rPr>
              <w:rFonts w:hint="eastAsia"/>
              <w:color w:val="FF0000"/>
            </w:rPr>
            <w:delText>ものとし</w:delText>
          </w:r>
          <w:r w:rsidRPr="00842D0D" w:rsidDel="00D70DED">
            <w:rPr>
              <w:rFonts w:hint="eastAsia"/>
              <w:color w:val="FF0000"/>
            </w:rPr>
            <w:delText>、当該</w:delText>
          </w:r>
          <w:r w:rsidDel="00D70DED">
            <w:rPr>
              <w:rFonts w:hint="eastAsia"/>
              <w:color w:val="FF0000"/>
            </w:rPr>
            <w:delText>知的財産権</w:delText>
          </w:r>
          <w:r w:rsidRPr="00842D0D" w:rsidDel="00D70DED">
            <w:rPr>
              <w:rFonts w:hint="eastAsia"/>
              <w:color w:val="FF0000"/>
            </w:rPr>
            <w:delText>の権利帰属および取扱いについて、</w:delText>
          </w:r>
        </w:del>
      </w:ins>
      <w:ins w:id="96" w:author="Nakashima.Hideki_(中島 英樹)" w:date="2026-03-12T11:54:00Z" w16du:dateUtc="2026-03-12T02:54:00Z">
        <w:del w:id="97" w:author="Akari Legal" w:date="2026-03-27T15:26:00Z" w16du:dateUtc="2026-03-27T06:26:00Z">
          <w:r w:rsidDel="00D70DED">
            <w:rPr>
              <w:rFonts w:hint="eastAsia"/>
              <w:color w:val="FF0000"/>
            </w:rPr>
            <w:delText>双方</w:delText>
          </w:r>
        </w:del>
      </w:ins>
      <w:ins w:id="98" w:author="Nakashima.Hideki_(中島 英樹)" w:date="2026-03-12T11:53:00Z" w16du:dateUtc="2026-03-12T02:53:00Z">
        <w:del w:id="99" w:author="Akari Legal" w:date="2026-03-27T15:26:00Z" w16du:dateUtc="2026-03-27T06:26:00Z">
          <w:r w:rsidRPr="00842D0D" w:rsidDel="00D70DED">
            <w:rPr>
              <w:rFonts w:hint="eastAsia"/>
              <w:color w:val="FF0000"/>
            </w:rPr>
            <w:delText>協議のうえ決定する。</w:delText>
          </w:r>
        </w:del>
      </w:ins>
    </w:p>
    <w:p w14:paraId="60B4209E" w14:textId="4FEFC0DC" w:rsidR="006908D3" w:rsidRPr="006908D3" w:rsidRDefault="00B5370C" w:rsidP="00773166">
      <w:pPr>
        <w:pStyle w:val="a7"/>
        <w:numPr>
          <w:ilvl w:val="0"/>
          <w:numId w:val="10"/>
        </w:numPr>
        <w:ind w:leftChars="0"/>
      </w:pPr>
      <w:r>
        <w:rPr>
          <w:rFonts w:hint="eastAsia"/>
        </w:rPr>
        <w:t>受託者</w:t>
      </w:r>
      <w:r w:rsidR="00177690">
        <w:rPr>
          <w:rFonts w:hint="eastAsia"/>
        </w:rPr>
        <w:t>は、</w:t>
      </w:r>
      <w:ins w:id="100" w:author="Nakashima.Hideki_(中島 英樹)" w:date="2026-03-12T11:55:00Z" w16du:dateUtc="2026-03-12T02:55:00Z">
        <w:del w:id="101" w:author="Akari Legal" w:date="2026-03-27T15:26:00Z" w16du:dateUtc="2026-03-27T06:26:00Z">
          <w:r w:rsidR="00842D0D" w:rsidDel="00D70DED">
            <w:rPr>
              <w:rFonts w:hint="eastAsia"/>
            </w:rPr>
            <w:delText>前項</w:delText>
          </w:r>
        </w:del>
      </w:ins>
      <w:ins w:id="102" w:author="Nakashima.Hideki_(中島 英樹)" w:date="2026-03-12T11:57:00Z" w16du:dateUtc="2026-03-12T02:57:00Z">
        <w:del w:id="103" w:author="Akari Legal" w:date="2026-03-27T15:26:00Z" w16du:dateUtc="2026-03-27T06:26:00Z">
          <w:r w:rsidR="00842D0D" w:rsidDel="00D70DED">
            <w:rPr>
              <w:rFonts w:hint="eastAsia"/>
            </w:rPr>
            <w:delText>に</w:delText>
          </w:r>
        </w:del>
      </w:ins>
      <w:ins w:id="104" w:author="Nakashima.Hideki_(中島 英樹)" w:date="2026-03-12T11:55:00Z" w16du:dateUtc="2026-03-12T02:55:00Z">
        <w:del w:id="105" w:author="Akari Legal" w:date="2026-03-27T15:26:00Z" w16du:dateUtc="2026-03-27T06:26:00Z">
          <w:r w:rsidR="00842D0D" w:rsidDel="00D70DED">
            <w:rPr>
              <w:rFonts w:hint="eastAsia"/>
            </w:rPr>
            <w:delText>規定</w:delText>
          </w:r>
        </w:del>
      </w:ins>
      <w:ins w:id="106" w:author="Nakashima.Hideki_(中島 英樹)" w:date="2026-03-12T11:57:00Z" w16du:dateUtc="2026-03-12T02:57:00Z">
        <w:del w:id="107" w:author="Akari Legal" w:date="2026-03-27T15:26:00Z" w16du:dateUtc="2026-03-27T06:26:00Z">
          <w:r w:rsidR="00842D0D" w:rsidDel="00D70DED">
            <w:rPr>
              <w:rFonts w:hint="eastAsia"/>
            </w:rPr>
            <w:delText>する協議の結果、</w:delText>
          </w:r>
        </w:del>
      </w:ins>
      <w:ins w:id="108" w:author="Nakashima.Hideki_(中島 英樹)" w:date="2026-03-12T11:56:00Z" w16du:dateUtc="2026-03-12T02:56:00Z">
        <w:r w:rsidR="00842D0D">
          <w:rPr>
            <w:rFonts w:hint="eastAsia"/>
          </w:rPr>
          <w:t>受託者</w:t>
        </w:r>
        <w:del w:id="109" w:author="Akari Legal" w:date="2026-03-27T15:26:00Z" w16du:dateUtc="2026-03-27T06:26:00Z">
          <w:r w:rsidR="00842D0D" w:rsidDel="00D70DED">
            <w:rPr>
              <w:rFonts w:hint="eastAsia"/>
            </w:rPr>
            <w:delText>単独</w:delText>
          </w:r>
        </w:del>
      </w:ins>
      <w:ins w:id="110" w:author="Nakashima.Hideki_(中島 英樹)" w:date="2026-03-12T11:57:00Z" w16du:dateUtc="2026-03-12T02:57:00Z">
        <w:del w:id="111" w:author="Akari Legal" w:date="2026-03-27T15:26:00Z" w16du:dateUtc="2026-03-27T06:26:00Z">
          <w:r w:rsidR="00842D0D" w:rsidDel="00D70DED">
            <w:rPr>
              <w:rFonts w:hint="eastAsia"/>
            </w:rPr>
            <w:delText>の</w:delText>
          </w:r>
        </w:del>
      </w:ins>
      <w:ins w:id="112" w:author="Nakashima.Hideki_(中島 英樹)" w:date="2026-03-12T11:56:00Z" w16du:dateUtc="2026-03-12T02:56:00Z">
        <w:del w:id="113" w:author="Akari Legal" w:date="2026-03-27T15:26:00Z" w16du:dateUtc="2026-03-27T06:26:00Z">
          <w:r w:rsidR="00842D0D" w:rsidDel="00D70DED">
            <w:rPr>
              <w:rFonts w:hint="eastAsia"/>
            </w:rPr>
            <w:delText>所有と</w:delText>
          </w:r>
        </w:del>
      </w:ins>
      <w:ins w:id="114" w:author="Akari Legal" w:date="2026-03-27T15:26:00Z" w16du:dateUtc="2026-03-27T06:26:00Z">
        <w:r w:rsidR="00D70DED">
          <w:rPr>
            <w:rFonts w:hint="eastAsia"/>
          </w:rPr>
          <w:t>に帰属する</w:t>
        </w:r>
      </w:ins>
      <w:ins w:id="115" w:author="Nakashima.Hideki_(中島 英樹)" w:date="2026-03-12T11:56:00Z" w16du:dateUtc="2026-03-12T02:56:00Z">
        <w:del w:id="116" w:author="Akari Legal" w:date="2026-03-27T15:26:00Z" w16du:dateUtc="2026-03-27T06:26:00Z">
          <w:r w:rsidR="00842D0D" w:rsidDel="00D70DED">
            <w:rPr>
              <w:rFonts w:hint="eastAsia"/>
            </w:rPr>
            <w:delText>なった</w:delText>
          </w:r>
        </w:del>
        <w:r w:rsidR="00842D0D">
          <w:rPr>
            <w:rFonts w:hint="eastAsia"/>
          </w:rPr>
          <w:t>知的財産権について、</w:t>
        </w:r>
      </w:ins>
      <w:r w:rsidR="00177690">
        <w:rPr>
          <w:rFonts w:hint="eastAsia"/>
        </w:rPr>
        <w:t>委託者に</w:t>
      </w:r>
      <w:del w:id="117" w:author="Nakashima.Hideki_(中島 英樹)" w:date="2026-03-12T11:56:00Z" w16du:dateUtc="2026-03-12T02:56:00Z">
        <w:r w:rsidR="00177690" w:rsidDel="00842D0D">
          <w:rPr>
            <w:rFonts w:hint="eastAsia"/>
          </w:rPr>
          <w:delText>対し、前項の知的財産権</w:delText>
        </w:r>
      </w:del>
      <w:del w:id="118" w:author="Nakashima.Hideki_(中島 英樹)" w:date="2026-03-12T11:55:00Z" w16du:dateUtc="2026-03-12T02:55:00Z">
        <w:r w:rsidR="00177690" w:rsidDel="00842D0D">
          <w:rPr>
            <w:rFonts w:hint="eastAsia"/>
          </w:rPr>
          <w:delText>等</w:delText>
        </w:r>
      </w:del>
      <w:del w:id="119" w:author="Nakashima.Hideki_(中島 英樹)" w:date="2026-03-12T11:56:00Z" w16du:dateUtc="2026-03-12T02:56:00Z">
        <w:r w:rsidR="00177690" w:rsidDel="00842D0D">
          <w:rPr>
            <w:rFonts w:hint="eastAsia"/>
          </w:rPr>
          <w:delText>を</w:delText>
        </w:r>
      </w:del>
      <w:r w:rsidR="00E44442">
        <w:rPr>
          <w:rFonts w:hint="eastAsia"/>
        </w:rPr>
        <w:t>本業務の履行状況及び履行結果の確認</w:t>
      </w:r>
      <w:r w:rsidR="00177690">
        <w:rPr>
          <w:rFonts w:hint="eastAsia"/>
        </w:rPr>
        <w:t>目的で利用することを非独占的に無償で許諾するものとし、係る目的にお</w:t>
      </w:r>
      <w:r w:rsidR="00177690">
        <w:rPr>
          <w:rFonts w:hint="eastAsia"/>
        </w:rPr>
        <w:lastRenderedPageBreak/>
        <w:t>ける利用に関して著作者人格権を行使しない。</w:t>
      </w:r>
    </w:p>
    <w:p w14:paraId="04A9D34B" w14:textId="77777777" w:rsidR="0083095C" w:rsidRPr="00842D0D" w:rsidRDefault="0083095C" w:rsidP="0083095C"/>
    <w:p w14:paraId="21E54F80" w14:textId="74F8770C" w:rsidR="0083095C" w:rsidRDefault="0083095C" w:rsidP="0083095C">
      <w:pPr>
        <w:pStyle w:val="1"/>
      </w:pPr>
      <w:r>
        <w:rPr>
          <w:rFonts w:hint="eastAsia"/>
        </w:rPr>
        <w:t>第</w:t>
      </w:r>
      <w:r w:rsidR="00177690">
        <w:rPr>
          <w:rFonts w:hint="eastAsia"/>
        </w:rPr>
        <w:t>９</w:t>
      </w:r>
      <w:r>
        <w:rPr>
          <w:rFonts w:hint="eastAsia"/>
        </w:rPr>
        <w:t>条（秘密保持）</w:t>
      </w:r>
    </w:p>
    <w:p w14:paraId="060D9AE6" w14:textId="0AE8130B" w:rsidR="00177690" w:rsidRPr="00713BED" w:rsidRDefault="00177690" w:rsidP="00773166">
      <w:pPr>
        <w:pStyle w:val="a7"/>
        <w:numPr>
          <w:ilvl w:val="0"/>
          <w:numId w:val="15"/>
        </w:numPr>
        <w:tabs>
          <w:tab w:val="left" w:pos="426"/>
        </w:tabs>
        <w:ind w:leftChars="0"/>
        <w:rPr>
          <w:rFonts w:ascii="Times New Roman" w:hAnsi="Times New Roman"/>
          <w:color w:val="FF0000"/>
        </w:rPr>
      </w:pPr>
      <w:r w:rsidRPr="00177690">
        <w:rPr>
          <w:rFonts w:ascii="Times New Roman" w:hAnsi="Times New Roman"/>
        </w:rPr>
        <w:t>委託者および</w:t>
      </w:r>
      <w:r w:rsidR="00B5370C">
        <w:rPr>
          <w:rFonts w:ascii="Times New Roman" w:hAnsi="Times New Roman" w:hint="eastAsia"/>
        </w:rPr>
        <w:t>受託者</w:t>
      </w:r>
      <w:r w:rsidRPr="00177690">
        <w:rPr>
          <w:rFonts w:ascii="Times New Roman" w:hAnsi="Times New Roman"/>
        </w:rPr>
        <w:t>は、</w:t>
      </w:r>
      <w:r>
        <w:rPr>
          <w:rFonts w:ascii="Times New Roman" w:hAnsi="Times New Roman" w:hint="eastAsia"/>
        </w:rPr>
        <w:t>本業務</w:t>
      </w:r>
      <w:r w:rsidRPr="00177690">
        <w:rPr>
          <w:rFonts w:ascii="Times New Roman" w:hAnsi="Times New Roman" w:hint="eastAsia"/>
        </w:rPr>
        <w:t>の遂行</w:t>
      </w:r>
      <w:r w:rsidRPr="00177690">
        <w:rPr>
          <w:rFonts w:ascii="Times New Roman" w:hAnsi="Times New Roman"/>
        </w:rPr>
        <w:t>のため、</w:t>
      </w:r>
      <w:r w:rsidR="00B608AB" w:rsidRPr="00A333D8">
        <w:rPr>
          <w:rFonts w:hint="eastAsia"/>
        </w:rPr>
        <w:t>書面、口頭その他方法を問わず</w:t>
      </w:r>
      <w:r w:rsidRPr="00177690">
        <w:rPr>
          <w:rFonts w:ascii="Times New Roman" w:hAnsi="Times New Roman"/>
        </w:rPr>
        <w:t>相手方より提供を受けた技術上または営業上その他業務上の</w:t>
      </w:r>
      <w:r w:rsidR="00B608AB">
        <w:rPr>
          <w:rFonts w:ascii="Times New Roman" w:hAnsi="Times New Roman" w:hint="eastAsia"/>
        </w:rPr>
        <w:t>一切の</w:t>
      </w:r>
      <w:r w:rsidRPr="00177690">
        <w:rPr>
          <w:rFonts w:ascii="Times New Roman" w:hAnsi="Times New Roman"/>
        </w:rPr>
        <w:t>情報（以下「</w:t>
      </w:r>
      <w:r w:rsidRPr="00177690">
        <w:rPr>
          <w:rFonts w:asciiTheme="majorEastAsia" w:eastAsiaTheme="majorEastAsia" w:hAnsiTheme="majorEastAsia"/>
          <w:u w:val="single"/>
        </w:rPr>
        <w:t>秘密情報</w:t>
      </w:r>
      <w:r w:rsidRPr="00177690">
        <w:rPr>
          <w:rFonts w:ascii="Times New Roman" w:hAnsi="Times New Roman"/>
        </w:rPr>
        <w:t>」という。）を秘密として保持し、秘密情報の開示者の事前の書面による承諾を得ずに、第三者に開示、提供または漏えいしてはならないものとする。</w:t>
      </w:r>
      <w:r w:rsidRPr="00713BED">
        <w:rPr>
          <w:rFonts w:ascii="Times New Roman" w:hAnsi="Times New Roman" w:hint="eastAsia"/>
          <w:color w:val="FF0000"/>
        </w:rPr>
        <w:t>但し、</w:t>
      </w:r>
      <w:r w:rsidR="00B5370C" w:rsidRPr="00713BED">
        <w:rPr>
          <w:rFonts w:ascii="Times New Roman" w:hAnsi="Times New Roman" w:hint="eastAsia"/>
          <w:color w:val="FF0000"/>
        </w:rPr>
        <w:t>受託者</w:t>
      </w:r>
      <w:r w:rsidRPr="00713BED">
        <w:rPr>
          <w:rFonts w:ascii="Times New Roman" w:hAnsi="Times New Roman"/>
          <w:color w:val="FF0000"/>
        </w:rPr>
        <w:t>は、</w:t>
      </w:r>
      <w:r w:rsidRPr="00713BED">
        <w:rPr>
          <w:rFonts w:ascii="Times New Roman" w:hAnsi="Times New Roman" w:hint="eastAsia"/>
          <w:color w:val="FF0000"/>
        </w:rPr>
        <w:t>委託者が自らの取引先であることを公表できるものとし、委託者は</w:t>
      </w:r>
      <w:r w:rsidR="00B5370C" w:rsidRPr="00713BED">
        <w:rPr>
          <w:rFonts w:ascii="Times New Roman" w:hAnsi="Times New Roman" w:hint="eastAsia"/>
          <w:color w:val="FF0000"/>
        </w:rPr>
        <w:t>受託者</w:t>
      </w:r>
      <w:r w:rsidRPr="00713BED">
        <w:rPr>
          <w:rFonts w:ascii="Times New Roman" w:hAnsi="Times New Roman" w:hint="eastAsia"/>
          <w:color w:val="FF0000"/>
        </w:rPr>
        <w:t>に対し公表に必要なロゴ、商標等を提供し、無償でその使用を認めるものとする。</w:t>
      </w:r>
    </w:p>
    <w:p w14:paraId="0000F234" w14:textId="2702D332" w:rsidR="00177690" w:rsidRP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前項の定めにかかわらず、次の各号のいずれか一つに該当する情報については、秘密情報に該当しない。</w:t>
      </w:r>
    </w:p>
    <w:p w14:paraId="3F587541"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(1)</w:t>
      </w:r>
      <w:r w:rsidRPr="00363C08">
        <w:rPr>
          <w:rFonts w:ascii="Times New Roman" w:hAnsi="Times New Roman" w:hint="eastAsia"/>
        </w:rPr>
        <w:tab/>
      </w:r>
      <w:r w:rsidRPr="00363C08">
        <w:rPr>
          <w:rFonts w:ascii="Times New Roman" w:hAnsi="Times New Roman" w:hint="eastAsia"/>
        </w:rPr>
        <w:tab/>
      </w:r>
      <w:r w:rsidRPr="00363C08">
        <w:rPr>
          <w:rFonts w:ascii="Times New Roman" w:hAnsi="Times New Roman"/>
        </w:rPr>
        <w:t>開示者から開示された時点で既に公知となっていたもの</w:t>
      </w:r>
    </w:p>
    <w:p w14:paraId="3F971994"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(2)</w:t>
      </w:r>
      <w:r w:rsidRPr="00363C08">
        <w:rPr>
          <w:rFonts w:ascii="Times New Roman" w:hAnsi="Times New Roman" w:hint="eastAsia"/>
        </w:rPr>
        <w:tab/>
      </w:r>
      <w:r w:rsidRPr="00363C08">
        <w:rPr>
          <w:rFonts w:ascii="Times New Roman" w:hAnsi="Times New Roman"/>
        </w:rPr>
        <w:t>開示者から開示された後で、受領者の帰責事由によらずに公知となったもの</w:t>
      </w:r>
    </w:p>
    <w:p w14:paraId="22BD17A9"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(3)</w:t>
      </w:r>
      <w:r w:rsidRPr="00363C08">
        <w:rPr>
          <w:rFonts w:ascii="Times New Roman" w:hAnsi="Times New Roman" w:hint="eastAsia"/>
        </w:rPr>
        <w:tab/>
      </w:r>
      <w:r w:rsidRPr="00363C08">
        <w:rPr>
          <w:rFonts w:ascii="Times New Roman" w:hAnsi="Times New Roman"/>
        </w:rPr>
        <w:t>正当な権限を有する第三者から秘密保持義務を負わずに適法に開示されたもの</w:t>
      </w:r>
    </w:p>
    <w:p w14:paraId="4B418084"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(4)</w:t>
      </w:r>
      <w:r w:rsidRPr="00363C08">
        <w:rPr>
          <w:rFonts w:ascii="Times New Roman" w:hAnsi="Times New Roman" w:hint="eastAsia"/>
        </w:rPr>
        <w:tab/>
      </w:r>
      <w:r w:rsidRPr="00363C08">
        <w:rPr>
          <w:rFonts w:ascii="Times New Roman" w:hAnsi="Times New Roman"/>
        </w:rPr>
        <w:t>開示者から開示された時点で、既に適法に保有していたもの</w:t>
      </w:r>
    </w:p>
    <w:p w14:paraId="2AEC24CA"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(5)</w:t>
      </w:r>
      <w:r w:rsidRPr="00363C08">
        <w:rPr>
          <w:rFonts w:ascii="Times New Roman" w:hAnsi="Times New Roman" w:hint="eastAsia"/>
        </w:rPr>
        <w:tab/>
      </w:r>
      <w:r w:rsidRPr="00363C08">
        <w:rPr>
          <w:rFonts w:ascii="Times New Roman" w:hAnsi="Times New Roman"/>
        </w:rPr>
        <w:t>開示者から開示された情報を使用することなく独自に開発したもの</w:t>
      </w:r>
    </w:p>
    <w:p w14:paraId="404C353F" w14:textId="1F4235CA" w:rsidR="00177690" w:rsidRPr="00177690" w:rsidRDefault="00177690" w:rsidP="00773166">
      <w:pPr>
        <w:pStyle w:val="a7"/>
        <w:numPr>
          <w:ilvl w:val="0"/>
          <w:numId w:val="15"/>
        </w:numPr>
        <w:ind w:leftChars="0"/>
        <w:rPr>
          <w:rFonts w:ascii="Times New Roman" w:hAnsi="Times New Roman"/>
        </w:rPr>
      </w:pPr>
      <w:r w:rsidRPr="00177690">
        <w:rPr>
          <w:rFonts w:ascii="Times New Roman" w:hAnsi="Times New Roman" w:hint="eastAsia"/>
        </w:rPr>
        <w:t>第１項の規定にかかわらず、次の各号のいずれか一つに該当する場合、秘密情報を必要な範囲において、開示または交付することができるものとする。</w:t>
      </w:r>
    </w:p>
    <w:p w14:paraId="46A37FE3" w14:textId="5E808643" w:rsidR="00177690" w:rsidRDefault="00177690" w:rsidP="00177690">
      <w:pPr>
        <w:tabs>
          <w:tab w:val="left" w:pos="426"/>
        </w:tabs>
        <w:ind w:leftChars="195" w:left="810" w:hangingChars="191" w:hanging="401"/>
      </w:pPr>
      <w:r>
        <w:rPr>
          <w:rFonts w:ascii="Times New Roman" w:hAnsi="Times New Roman"/>
        </w:rPr>
        <w:t>(1)</w:t>
      </w:r>
      <w:r w:rsidRPr="00341BCA">
        <w:rPr>
          <w:rFonts w:ascii="Times New Roman" w:hAnsi="Times New Roman"/>
        </w:rPr>
        <w:tab/>
      </w:r>
      <w:r w:rsidRPr="00A4604D">
        <w:t>自己の取締役、執行役、監査役</w:t>
      </w:r>
      <w:r>
        <w:rPr>
          <w:rFonts w:hint="eastAsia"/>
        </w:rPr>
        <w:t>、顧問</w:t>
      </w:r>
      <w:r>
        <w:t>または</w:t>
      </w:r>
      <w:r w:rsidRPr="00A4604D">
        <w:t>従業員に対し秘密情報を開示する必要がある場合</w:t>
      </w:r>
    </w:p>
    <w:p w14:paraId="096E04AE" w14:textId="68943562" w:rsidR="00177690" w:rsidRPr="00341BCA" w:rsidRDefault="00177690" w:rsidP="00177690">
      <w:pPr>
        <w:tabs>
          <w:tab w:val="left" w:pos="426"/>
        </w:tabs>
        <w:ind w:leftChars="195" w:left="810" w:hangingChars="191" w:hanging="401"/>
        <w:rPr>
          <w:rFonts w:ascii="Times New Roman" w:hAnsi="Times New Roman"/>
        </w:rPr>
      </w:pPr>
      <w:r>
        <w:rPr>
          <w:rFonts w:ascii="Times New Roman" w:hAnsi="Times New Roman" w:hint="eastAsia"/>
        </w:rPr>
        <w:t>(2)</w:t>
      </w:r>
      <w:r>
        <w:rPr>
          <w:rFonts w:ascii="Times New Roman" w:hAnsi="Times New Roman"/>
        </w:rPr>
        <w:tab/>
      </w:r>
      <w:r w:rsidRPr="00341BCA">
        <w:rPr>
          <w:rFonts w:ascii="Times New Roman" w:hAnsi="Times New Roman" w:hint="eastAsia"/>
        </w:rPr>
        <w:t>第</w:t>
      </w:r>
      <w:r>
        <w:rPr>
          <w:rFonts w:ascii="Times New Roman" w:hAnsi="Times New Roman" w:hint="eastAsia"/>
        </w:rPr>
        <w:t>６</w:t>
      </w:r>
      <w:r w:rsidRPr="00341BCA">
        <w:rPr>
          <w:rFonts w:ascii="Times New Roman" w:hAnsi="Times New Roman" w:hint="eastAsia"/>
        </w:rPr>
        <w:t>条</w:t>
      </w:r>
      <w:r w:rsidR="00DE5989">
        <w:rPr>
          <w:rFonts w:ascii="Times New Roman" w:hAnsi="Times New Roman" w:hint="eastAsia"/>
        </w:rPr>
        <w:t>（再委託）</w:t>
      </w:r>
      <w:r w:rsidRPr="00341BCA">
        <w:rPr>
          <w:rFonts w:ascii="Times New Roman" w:hAnsi="Times New Roman" w:hint="eastAsia"/>
        </w:rPr>
        <w:t>に基づき再委託を行う場合</w:t>
      </w:r>
    </w:p>
    <w:p w14:paraId="5CB63930" w14:textId="77777777" w:rsidR="00177690" w:rsidRPr="00341BCA" w:rsidRDefault="00177690" w:rsidP="00177690">
      <w:pPr>
        <w:tabs>
          <w:tab w:val="left" w:pos="426"/>
        </w:tabs>
        <w:ind w:leftChars="199" w:left="811" w:hangingChars="187" w:hanging="393"/>
        <w:rPr>
          <w:rFonts w:ascii="Times New Roman" w:hAnsi="Times New Roman"/>
        </w:rPr>
      </w:pPr>
      <w:r>
        <w:rPr>
          <w:rFonts w:ascii="Times New Roman" w:hAnsi="Times New Roman"/>
        </w:rPr>
        <w:t>(3)</w:t>
      </w:r>
      <w:r w:rsidRPr="00341BCA">
        <w:rPr>
          <w:rFonts w:ascii="Times New Roman" w:hAnsi="Times New Roman"/>
        </w:rPr>
        <w:tab/>
      </w:r>
      <w:r w:rsidRPr="00341BCA">
        <w:rPr>
          <w:rFonts w:ascii="Times New Roman" w:hAnsi="Times New Roman" w:hint="eastAsia"/>
        </w:rPr>
        <w:t>弁護士、公認会計士、税理士、司法書士等法律上の守秘義務を負っている者に開示する必要がある場合</w:t>
      </w:r>
    </w:p>
    <w:p w14:paraId="40BD942C" w14:textId="365C3D1F" w:rsidR="00946C08" w:rsidRDefault="00177690" w:rsidP="00946C08">
      <w:pPr>
        <w:tabs>
          <w:tab w:val="left" w:pos="426"/>
        </w:tabs>
        <w:ind w:leftChars="198" w:left="773" w:hangingChars="170" w:hanging="357"/>
        <w:rPr>
          <w:rFonts w:ascii="Times New Roman" w:hAnsi="Times New Roman"/>
        </w:rPr>
      </w:pPr>
      <w:r>
        <w:rPr>
          <w:rFonts w:ascii="Times New Roman" w:hAnsi="Times New Roman" w:hint="eastAsia"/>
        </w:rPr>
        <w:t>(</w:t>
      </w:r>
      <w:r>
        <w:rPr>
          <w:rFonts w:ascii="Times New Roman" w:hAnsi="Times New Roman"/>
        </w:rPr>
        <w:t xml:space="preserve">4) </w:t>
      </w:r>
      <w:r w:rsidRPr="00341BCA">
        <w:rPr>
          <w:rFonts w:ascii="Times New Roman" w:hAnsi="Times New Roman" w:hint="eastAsia"/>
        </w:rPr>
        <w:t>法令</w:t>
      </w:r>
      <w:r>
        <w:rPr>
          <w:rFonts w:ascii="Times New Roman" w:hAnsi="Times New Roman" w:hint="eastAsia"/>
        </w:rPr>
        <w:t>または</w:t>
      </w:r>
      <w:r w:rsidRPr="00341BCA">
        <w:rPr>
          <w:rFonts w:ascii="Times New Roman" w:hAnsi="Times New Roman" w:hint="eastAsia"/>
        </w:rPr>
        <w:t>金融商品取引所の規則に基づき開示が必要である場合、裁判所等の司法機関</w:t>
      </w:r>
      <w:r>
        <w:rPr>
          <w:rFonts w:ascii="Times New Roman" w:hAnsi="Times New Roman" w:hint="eastAsia"/>
        </w:rPr>
        <w:t>も</w:t>
      </w:r>
      <w:r w:rsidRPr="00341BCA">
        <w:rPr>
          <w:rFonts w:ascii="Times New Roman" w:hAnsi="Times New Roman" w:hint="eastAsia"/>
        </w:rPr>
        <w:t>しくは準司法機関</w:t>
      </w:r>
      <w:r>
        <w:rPr>
          <w:rFonts w:ascii="Times New Roman" w:hAnsi="Times New Roman" w:hint="eastAsia"/>
        </w:rPr>
        <w:t>または</w:t>
      </w:r>
      <w:r w:rsidRPr="00341BCA">
        <w:rPr>
          <w:rFonts w:ascii="Times New Roman" w:hAnsi="Times New Roman" w:hint="eastAsia"/>
        </w:rPr>
        <w:t>行政機関の決定</w:t>
      </w:r>
      <w:r>
        <w:rPr>
          <w:rFonts w:ascii="Times New Roman" w:hAnsi="Times New Roman" w:hint="eastAsia"/>
        </w:rPr>
        <w:t>または</w:t>
      </w:r>
      <w:r w:rsidRPr="00341BCA">
        <w:rPr>
          <w:rFonts w:ascii="Times New Roman" w:hAnsi="Times New Roman" w:hint="eastAsia"/>
        </w:rPr>
        <w:t>命令等に基づき開示</w:t>
      </w:r>
      <w:r>
        <w:rPr>
          <w:rFonts w:ascii="Times New Roman" w:hAnsi="Times New Roman" w:hint="eastAsia"/>
        </w:rPr>
        <w:t>を要請された</w:t>
      </w:r>
      <w:r w:rsidRPr="00341BCA">
        <w:rPr>
          <w:rFonts w:ascii="Times New Roman" w:hAnsi="Times New Roman" w:hint="eastAsia"/>
        </w:rPr>
        <w:t>場合、</w:t>
      </w:r>
      <w:r>
        <w:rPr>
          <w:rFonts w:ascii="Times New Roman" w:hAnsi="Times New Roman" w:hint="eastAsia"/>
        </w:rPr>
        <w:t>および</w:t>
      </w:r>
      <w:r w:rsidRPr="00341BCA">
        <w:rPr>
          <w:rFonts w:ascii="Times New Roman" w:hAnsi="Times New Roman" w:hint="eastAsia"/>
        </w:rPr>
        <w:t>日本証券業協会等の自主規制機関に対する回答、報告、届出、申請等のために開示が必要である場合（</w:t>
      </w:r>
      <w:r>
        <w:rPr>
          <w:rFonts w:ascii="Times New Roman" w:hAnsi="Times New Roman" w:hint="eastAsia"/>
        </w:rPr>
        <w:t>但し、</w:t>
      </w:r>
      <w:r w:rsidRPr="00341BCA">
        <w:rPr>
          <w:rFonts w:ascii="Times New Roman" w:hAnsi="Times New Roman" w:hint="eastAsia"/>
        </w:rPr>
        <w:t>この場合、可能な限り速やかに開示者に通知するように努める</w:t>
      </w:r>
      <w:r>
        <w:rPr>
          <w:rFonts w:ascii="Times New Roman" w:hAnsi="Times New Roman" w:hint="eastAsia"/>
        </w:rPr>
        <w:t>ものとする。</w:t>
      </w:r>
      <w:r w:rsidRPr="00341BCA">
        <w:rPr>
          <w:rFonts w:ascii="Times New Roman" w:hAnsi="Times New Roman" w:hint="eastAsia"/>
        </w:rPr>
        <w:t>）</w:t>
      </w:r>
    </w:p>
    <w:p w14:paraId="56591533" w14:textId="2CBFAB78" w:rsidR="00946C08" w:rsidRDefault="00946C08" w:rsidP="00946C08">
      <w:pPr>
        <w:tabs>
          <w:tab w:val="left" w:pos="426"/>
        </w:tabs>
        <w:ind w:leftChars="198" w:left="773" w:hangingChars="170" w:hanging="357"/>
        <w:rPr>
          <w:rFonts w:ascii="Times New Roman" w:hAnsi="Times New Roman"/>
        </w:rPr>
      </w:pPr>
      <w:r>
        <w:rPr>
          <w:rFonts w:ascii="Times New Roman" w:hAnsi="Times New Roman" w:hint="eastAsia"/>
        </w:rPr>
        <w:t>(</w:t>
      </w:r>
      <w:r>
        <w:rPr>
          <w:rFonts w:ascii="Times New Roman" w:hAnsi="Times New Roman"/>
        </w:rPr>
        <w:t>5</w:t>
      </w:r>
      <w:r w:rsidRPr="0024188B">
        <w:rPr>
          <w:rFonts w:ascii="Times New Roman" w:hAnsi="Times New Roman" w:hint="eastAsia"/>
        </w:rPr>
        <w:t xml:space="preserve">) </w:t>
      </w:r>
      <w:r w:rsidR="004536A9">
        <w:rPr>
          <w:rFonts w:ascii="Times New Roman" w:hAnsi="Times New Roman" w:hint="eastAsia"/>
        </w:rPr>
        <w:t>受託者</w:t>
      </w:r>
      <w:r w:rsidRPr="0024188B">
        <w:rPr>
          <w:rFonts w:ascii="Times New Roman" w:hAnsi="Times New Roman" w:hint="eastAsia"/>
        </w:rPr>
        <w:t>の資金提供者および潜在的資金提供者（以下「資金提供者等」という。）に対し秘密情報を開示する必要がある場合（但し、受託者と資金提供者等との間で本契約に定める義務と同等以上の義務を負わせる秘密保持契約を締結する場合に限る。）</w:t>
      </w:r>
    </w:p>
    <w:p w14:paraId="4B27DA39" w14:textId="78609BC9" w:rsid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秘密情報の受領者は、秘密情報を、</w:t>
      </w:r>
      <w:r>
        <w:rPr>
          <w:rFonts w:ascii="Times New Roman" w:hAnsi="Times New Roman" w:hint="eastAsia"/>
        </w:rPr>
        <w:t>本業務</w:t>
      </w:r>
      <w:r w:rsidRPr="00177690">
        <w:rPr>
          <w:rFonts w:ascii="Times New Roman" w:hAnsi="Times New Roman" w:hint="eastAsia"/>
        </w:rPr>
        <w:t>の遂行</w:t>
      </w:r>
      <w:r w:rsidRPr="00177690">
        <w:rPr>
          <w:rFonts w:ascii="Times New Roman" w:hAnsi="Times New Roman"/>
        </w:rPr>
        <w:t>のために知る必要のある自己の役員</w:t>
      </w:r>
      <w:r w:rsidR="0099345F">
        <w:rPr>
          <w:rFonts w:ascii="Times New Roman" w:hAnsi="Times New Roman" w:hint="eastAsia"/>
        </w:rPr>
        <w:t>、従業員</w:t>
      </w:r>
      <w:r w:rsidRPr="00177690">
        <w:rPr>
          <w:rFonts w:ascii="Times New Roman" w:hAnsi="Times New Roman"/>
        </w:rPr>
        <w:t>および</w:t>
      </w:r>
      <w:r w:rsidR="0099345F">
        <w:rPr>
          <w:rFonts w:ascii="Times New Roman" w:hAnsi="Times New Roman" w:hint="eastAsia"/>
        </w:rPr>
        <w:t>顧問</w:t>
      </w:r>
      <w:r w:rsidRPr="00177690">
        <w:rPr>
          <w:rFonts w:ascii="Times New Roman" w:hAnsi="Times New Roman"/>
        </w:rPr>
        <w:t>に限り開示するものとし、この場合、本条に基づき秘密情報の受領者が負担する義務と同等の義務を、開示を受けた当該役員</w:t>
      </w:r>
      <w:r w:rsidR="0099345F">
        <w:rPr>
          <w:rFonts w:ascii="Times New Roman" w:hAnsi="Times New Roman" w:hint="eastAsia"/>
        </w:rPr>
        <w:t>、従業員</w:t>
      </w:r>
      <w:r w:rsidRPr="00177690">
        <w:rPr>
          <w:rFonts w:ascii="Times New Roman" w:hAnsi="Times New Roman"/>
        </w:rPr>
        <w:t>および</w:t>
      </w:r>
      <w:r w:rsidR="0099345F">
        <w:rPr>
          <w:rFonts w:ascii="Times New Roman" w:hAnsi="Times New Roman" w:hint="eastAsia"/>
        </w:rPr>
        <w:t>顧問</w:t>
      </w:r>
      <w:r w:rsidRPr="00177690">
        <w:rPr>
          <w:rFonts w:ascii="Times New Roman" w:hAnsi="Times New Roman"/>
        </w:rPr>
        <w:t>に</w:t>
      </w:r>
      <w:r w:rsidRPr="00177690">
        <w:rPr>
          <w:rFonts w:ascii="Times New Roman" w:hAnsi="Times New Roman" w:hint="eastAsia"/>
        </w:rPr>
        <w:t>負わせる</w:t>
      </w:r>
      <w:r w:rsidRPr="00177690">
        <w:rPr>
          <w:rFonts w:ascii="Times New Roman" w:hAnsi="Times New Roman"/>
        </w:rPr>
        <w:t>。</w:t>
      </w:r>
    </w:p>
    <w:p w14:paraId="73E67356" w14:textId="791550AD" w:rsidR="00177690" w:rsidRDefault="00177690" w:rsidP="00773166">
      <w:pPr>
        <w:pStyle w:val="a7"/>
        <w:numPr>
          <w:ilvl w:val="0"/>
          <w:numId w:val="15"/>
        </w:numPr>
        <w:tabs>
          <w:tab w:val="left" w:pos="426"/>
        </w:tabs>
        <w:ind w:leftChars="0"/>
        <w:rPr>
          <w:rFonts w:ascii="Times New Roman" w:hAnsi="Times New Roman"/>
        </w:rPr>
      </w:pPr>
      <w:r>
        <w:rPr>
          <w:rFonts w:ascii="Times New Roman" w:hAnsi="Times New Roman"/>
        </w:rPr>
        <w:t>本業務</w:t>
      </w:r>
      <w:r w:rsidRPr="00177690">
        <w:rPr>
          <w:rFonts w:ascii="Times New Roman" w:hAnsi="Times New Roman"/>
        </w:rPr>
        <w:t>が完了し、もしくは本契約が終了した場合または開示者の指示があった場合、秘密情報の受領者は、開示者の指示に従って、秘密情報（複製物および改変物を含む。）</w:t>
      </w:r>
      <w:r w:rsidRPr="00177690">
        <w:rPr>
          <w:rFonts w:ascii="Times New Roman" w:hAnsi="Times New Roman"/>
        </w:rPr>
        <w:lastRenderedPageBreak/>
        <w:t>が記録された媒体を破棄もしくは開示者に返還する。</w:t>
      </w:r>
    </w:p>
    <w:p w14:paraId="62FECA97" w14:textId="77777777" w:rsid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秘密情報の受領者は、本契約に別段の定めがある場合を除き、秘密情報の提供等により、開示者の知的財産権を譲渡、移転、利用許諾</w:t>
      </w:r>
      <w:r w:rsidRPr="00177690">
        <w:rPr>
          <w:rFonts w:ascii="Times New Roman" w:hAnsi="Times New Roman" w:hint="eastAsia"/>
        </w:rPr>
        <w:t>を受ける</w:t>
      </w:r>
      <w:r w:rsidRPr="00177690">
        <w:rPr>
          <w:rFonts w:ascii="Times New Roman" w:hAnsi="Times New Roman"/>
        </w:rPr>
        <w:t>ものでないことを確認する。</w:t>
      </w:r>
    </w:p>
    <w:p w14:paraId="5E8DF10F" w14:textId="2596AC4B" w:rsid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本条の規定は、前項を除き、本契約が</w:t>
      </w:r>
      <w:r w:rsidRPr="00713BED">
        <w:rPr>
          <w:rFonts w:ascii="Times New Roman" w:hAnsi="Times New Roman"/>
          <w:color w:val="FF0000"/>
        </w:rPr>
        <w:t>終了</w:t>
      </w:r>
      <w:ins w:id="120" w:author="Nakashima.Hideki_(中島 英樹)" w:date="2026-03-12T12:08:00Z" w16du:dateUtc="2026-03-12T03:08:00Z">
        <w:r w:rsidR="00A25C11">
          <w:rPr>
            <w:rFonts w:ascii="Times New Roman" w:hAnsi="Times New Roman" w:hint="eastAsia"/>
            <w:color w:val="FF0000"/>
          </w:rPr>
          <w:t>した後</w:t>
        </w:r>
      </w:ins>
      <w:del w:id="121" w:author="Nakashima.Hideki_(中島 英樹)" w:date="2026-03-12T11:57:00Z" w16du:dateUtc="2026-03-12T02:57:00Z">
        <w:r w:rsidR="00842D0D" w:rsidRPr="00713BED" w:rsidDel="00842D0D">
          <w:rPr>
            <w:rFonts w:ascii="Times New Roman" w:hAnsi="Times New Roman" w:hint="eastAsia"/>
            <w:color w:val="FF0000"/>
          </w:rPr>
          <w:delText>した日より１年間</w:delText>
        </w:r>
      </w:del>
      <w:ins w:id="122" w:author="Nakashima.Hideki_(中島 英樹)" w:date="2026-03-12T11:57:00Z" w16du:dateUtc="2026-03-12T02:57:00Z">
        <w:r w:rsidR="00842D0D">
          <w:rPr>
            <w:rFonts w:ascii="Times New Roman" w:hAnsi="Times New Roman" w:hint="eastAsia"/>
            <w:color w:val="FF0000"/>
          </w:rPr>
          <w:t>もなお</w:t>
        </w:r>
      </w:ins>
      <w:ins w:id="123" w:author="Akari Legal" w:date="2026-03-27T15:27:00Z" w16du:dateUtc="2026-03-27T06:27:00Z">
        <w:r w:rsidR="00E1383B">
          <w:rPr>
            <w:rFonts w:ascii="Times New Roman" w:hAnsi="Times New Roman" w:hint="eastAsia"/>
            <w:color w:val="FF0000"/>
          </w:rPr>
          <w:t>３年間は</w:t>
        </w:r>
      </w:ins>
      <w:r w:rsidRPr="00713BED">
        <w:rPr>
          <w:rFonts w:ascii="Times New Roman" w:hAnsi="Times New Roman"/>
          <w:color w:val="FF0000"/>
        </w:rPr>
        <w:t>有効に存続</w:t>
      </w:r>
      <w:r w:rsidRPr="00177690">
        <w:rPr>
          <w:rFonts w:ascii="Times New Roman" w:hAnsi="Times New Roman"/>
        </w:rPr>
        <w:t>するものとする。</w:t>
      </w:r>
    </w:p>
    <w:p w14:paraId="06279933" w14:textId="5AA2A8CD" w:rsidR="00177690" w:rsidRP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hint="eastAsia"/>
        </w:rPr>
        <w:t>本契約の締結に先立ち、委託者および</w:t>
      </w:r>
      <w:r w:rsidR="001E305A">
        <w:rPr>
          <w:rFonts w:ascii="Times New Roman" w:hAnsi="Times New Roman" w:hint="eastAsia"/>
        </w:rPr>
        <w:t>受託者</w:t>
      </w:r>
      <w:r w:rsidRPr="00177690">
        <w:rPr>
          <w:rFonts w:ascii="Times New Roman" w:hAnsi="Times New Roman" w:hint="eastAsia"/>
        </w:rPr>
        <w:t>の間で締結された秘密保持に関する契約のうち本業務に関するもの（これには、秘密保持契約以外の契約の中に守秘義務に関する条項が含まれている場合の当該条項を含み、以下本項において「</w:t>
      </w:r>
      <w:r w:rsidRPr="00177690">
        <w:rPr>
          <w:rFonts w:asciiTheme="majorEastAsia" w:eastAsiaTheme="majorEastAsia" w:hAnsiTheme="majorEastAsia" w:hint="eastAsia"/>
          <w:u w:val="single"/>
        </w:rPr>
        <w:t>旧契約</w:t>
      </w:r>
      <w:r w:rsidRPr="00177690">
        <w:rPr>
          <w:rFonts w:ascii="Times New Roman" w:hAnsi="Times New Roman" w:hint="eastAsia"/>
        </w:rPr>
        <w:t>」とする。）がある場合、</w:t>
      </w:r>
      <w:r w:rsidRPr="0096026B">
        <w:rPr>
          <w:rFonts w:ascii="Times New Roman" w:hAnsi="Times New Roman" w:hint="eastAsia"/>
          <w:color w:val="FF0000"/>
        </w:rPr>
        <w:t>旧契約は、本契約の締結により、該当する秘密情報の提供時期にかかわらず、本条記載の内容に置き換えられる</w:t>
      </w:r>
      <w:r w:rsidRPr="00177690">
        <w:rPr>
          <w:rFonts w:ascii="Times New Roman" w:hAnsi="Times New Roman" w:hint="eastAsia"/>
        </w:rPr>
        <w:t>ものとする。</w:t>
      </w:r>
    </w:p>
    <w:p w14:paraId="78D4677F" w14:textId="382CFCD0" w:rsidR="0083095C" w:rsidRPr="00177690" w:rsidRDefault="0083095C" w:rsidP="00177690">
      <w:pPr>
        <w:ind w:left="420" w:hangingChars="200" w:hanging="420"/>
      </w:pPr>
    </w:p>
    <w:p w14:paraId="3150A0A3" w14:textId="676AC3C9" w:rsidR="00177690" w:rsidRDefault="0083095C" w:rsidP="00177690">
      <w:pPr>
        <w:pStyle w:val="1"/>
      </w:pPr>
      <w:r>
        <w:rPr>
          <w:rFonts w:hint="eastAsia"/>
        </w:rPr>
        <w:t>第</w:t>
      </w:r>
      <w:r w:rsidR="00177690">
        <w:rPr>
          <w:rFonts w:hint="eastAsia"/>
        </w:rPr>
        <w:t>１０</w:t>
      </w:r>
      <w:r>
        <w:rPr>
          <w:rFonts w:hint="eastAsia"/>
        </w:rPr>
        <w:t>条</w:t>
      </w:r>
      <w:commentRangeStart w:id="124"/>
      <w:commentRangeStart w:id="125"/>
      <w:r w:rsidR="00177690">
        <w:rPr>
          <w:rFonts w:hint="eastAsia"/>
        </w:rPr>
        <w:t>（損害賠償）</w:t>
      </w:r>
      <w:commentRangeEnd w:id="124"/>
      <w:r w:rsidR="008E7819">
        <w:rPr>
          <w:rStyle w:val="aff1"/>
          <w:sz w:val="21"/>
          <w:szCs w:val="24"/>
        </w:rPr>
        <w:commentReference w:id="124"/>
      </w:r>
      <w:commentRangeEnd w:id="125"/>
      <w:r w:rsidR="006952B7">
        <w:rPr>
          <w:rStyle w:val="aff1"/>
          <w:sz w:val="21"/>
          <w:szCs w:val="24"/>
        </w:rPr>
        <w:commentReference w:id="125"/>
      </w:r>
    </w:p>
    <w:p w14:paraId="2C09B033" w14:textId="4212D0E2" w:rsidR="00177690" w:rsidRDefault="00177690" w:rsidP="00773166">
      <w:pPr>
        <w:pStyle w:val="a7"/>
        <w:numPr>
          <w:ilvl w:val="0"/>
          <w:numId w:val="19"/>
        </w:numPr>
        <w:ind w:leftChars="0"/>
        <w:rPr>
          <w:ins w:id="126" w:author="Akari Legal" w:date="2026-03-27T15:12:00Z" w16du:dateUtc="2026-03-27T06:12:00Z"/>
        </w:rPr>
      </w:pPr>
      <w:r w:rsidRPr="00177690">
        <w:rPr>
          <w:rFonts w:hint="eastAsia"/>
        </w:rPr>
        <w:t>委託者および</w:t>
      </w:r>
      <w:r w:rsidR="00932D50">
        <w:rPr>
          <w:rFonts w:hint="eastAsia"/>
        </w:rPr>
        <w:t>受託者</w:t>
      </w:r>
      <w:r w:rsidRPr="00177690">
        <w:rPr>
          <w:rFonts w:hint="eastAsia"/>
        </w:rPr>
        <w:t>は、本契約の履行に関し、相手方の責めに帰すべき事由により損害を被った場合、</w:t>
      </w:r>
      <w:ins w:id="127" w:author="Akari Legal" w:date="2026-03-27T15:08:00Z" w16du:dateUtc="2026-03-27T06:08:00Z">
        <w:r w:rsidR="006952B7">
          <w:rPr>
            <w:rFonts w:hint="eastAsia"/>
          </w:rPr>
          <w:t>本契約の終了から１年間に限り、</w:t>
        </w:r>
      </w:ins>
      <w:del w:id="128" w:author="MHT法務" w:date="2026-03-19T09:29:00Z" w16du:dateUtc="2026-03-19T00:29:00Z">
        <w:r w:rsidRPr="00177690" w:rsidDel="001B0B4E">
          <w:rPr>
            <w:rFonts w:hint="eastAsia"/>
          </w:rPr>
          <w:delText>本契約の終了から</w:delText>
        </w:r>
        <w:r w:rsidDel="001B0B4E">
          <w:rPr>
            <w:rFonts w:hint="eastAsia"/>
          </w:rPr>
          <w:delText>６</w:delText>
        </w:r>
        <w:r w:rsidRPr="00177690" w:rsidDel="001B0B4E">
          <w:rPr>
            <w:rFonts w:hint="eastAsia"/>
          </w:rPr>
          <w:delText>か月以内に限り</w:delText>
        </w:r>
      </w:del>
      <w:del w:id="129" w:author="MHT法務" w:date="2026-03-19T09:30:00Z" w16du:dateUtc="2026-03-19T00:30:00Z">
        <w:r w:rsidRPr="00177690" w:rsidDel="001B0B4E">
          <w:rPr>
            <w:rFonts w:hint="eastAsia"/>
          </w:rPr>
          <w:delText>、</w:delText>
        </w:r>
      </w:del>
      <w:r w:rsidRPr="00177690">
        <w:rPr>
          <w:rFonts w:hint="eastAsia"/>
        </w:rPr>
        <w:t>相手方に対し、損害賠償</w:t>
      </w:r>
      <w:ins w:id="130" w:author="Akari Legal" w:date="2026-03-27T15:08:00Z" w16du:dateUtc="2026-03-27T06:08:00Z">
        <w:r w:rsidR="006952B7">
          <w:rPr>
            <w:rFonts w:hint="eastAsia"/>
          </w:rPr>
          <w:t>（ただし、直接かつ現実に生じた通常の損害に限り、特別損害や</w:t>
        </w:r>
      </w:ins>
      <w:ins w:id="131" w:author="Akari Legal" w:date="2026-03-27T15:09:00Z" w16du:dateUtc="2026-03-27T06:09:00Z">
        <w:r w:rsidR="006952B7">
          <w:rPr>
            <w:rFonts w:hint="eastAsia"/>
          </w:rPr>
          <w:t>逸失利益を除く。）</w:t>
        </w:r>
      </w:ins>
      <w:del w:id="132" w:author="MHT法務" w:date="2026-03-19T10:11:00Z" w16du:dateUtc="2026-03-19T01:11:00Z">
        <w:r w:rsidRPr="00177690" w:rsidDel="008E7819">
          <w:rPr>
            <w:rFonts w:hint="eastAsia"/>
          </w:rPr>
          <w:delText>（ただし、直接かつ現実に生じた通常の損害に限り、特別損害や逸失利益を除く。）</w:delText>
        </w:r>
      </w:del>
      <w:r w:rsidRPr="00177690">
        <w:rPr>
          <w:rFonts w:hint="eastAsia"/>
        </w:rPr>
        <w:t>を請求することができる。</w:t>
      </w:r>
    </w:p>
    <w:p w14:paraId="5E0A6569" w14:textId="0CB3B573" w:rsidR="00336649" w:rsidRDefault="00336649" w:rsidP="00336649">
      <w:pPr>
        <w:pStyle w:val="a7"/>
        <w:numPr>
          <w:ilvl w:val="0"/>
          <w:numId w:val="19"/>
        </w:numPr>
        <w:ind w:leftChars="0"/>
      </w:pPr>
      <w:ins w:id="133" w:author="Akari Legal" w:date="2026-03-27T15:12:00Z" w16du:dateUtc="2026-03-27T06:12:00Z">
        <w:r>
          <w:rPr>
            <w:rFonts w:hint="eastAsia"/>
          </w:rPr>
          <w:t>受託者</w:t>
        </w:r>
        <w:r w:rsidRPr="00177690">
          <w:rPr>
            <w:rFonts w:hint="eastAsia"/>
          </w:rPr>
          <w:t>が委託者に対して負担する損害賠償は、債務不履行、法律上の瑕疵担保責任、知的財産権の侵害、不当利得、不法行為その他請求原因の如何にかかわらず、</w:t>
        </w:r>
        <w:r>
          <w:rPr>
            <w:rFonts w:hint="eastAsia"/>
          </w:rPr>
          <w:t>本業務の対価に相当する</w:t>
        </w:r>
        <w:r w:rsidRPr="00177690">
          <w:rPr>
            <w:rFonts w:hint="eastAsia"/>
          </w:rPr>
          <w:t>金額を限度とする。</w:t>
        </w:r>
        <w:r>
          <w:rPr>
            <w:rFonts w:hint="eastAsia"/>
          </w:rPr>
          <w:t>ただし、受託者の故意または重過失に基づいて損害を生じさせた場合は、当該金額の上限を適用しないものとする。</w:t>
        </w:r>
      </w:ins>
    </w:p>
    <w:p w14:paraId="6CEBB862" w14:textId="67425A86" w:rsidR="00177690" w:rsidRPr="00177690" w:rsidDel="001B0B4E" w:rsidRDefault="00A9246D" w:rsidP="00773166">
      <w:pPr>
        <w:pStyle w:val="a7"/>
        <w:numPr>
          <w:ilvl w:val="0"/>
          <w:numId w:val="19"/>
        </w:numPr>
        <w:ind w:leftChars="0"/>
        <w:rPr>
          <w:del w:id="134" w:author="MHT法務" w:date="2026-03-19T09:29:00Z" w16du:dateUtc="2026-03-19T00:29:00Z"/>
        </w:rPr>
      </w:pPr>
      <w:del w:id="135" w:author="MHT法務" w:date="2026-03-19T09:29:00Z" w16du:dateUtc="2026-03-19T00:29:00Z">
        <w:r w:rsidDel="001B0B4E">
          <w:rPr>
            <w:rFonts w:hint="eastAsia"/>
          </w:rPr>
          <w:delText>受託者</w:delText>
        </w:r>
        <w:r w:rsidRPr="00177690" w:rsidDel="001B0B4E">
          <w:rPr>
            <w:rFonts w:hint="eastAsia"/>
          </w:rPr>
          <w:delText>が委託者に対して負担する損害賠償は、債務不履行、法律上の瑕疵担保責任、知的財産権の侵害、不当利得、不法行為その他請求原因の如何にかかわらず、本契約の委託</w:delText>
        </w:r>
        <w:r w:rsidDel="001B0B4E">
          <w:rPr>
            <w:rFonts w:hint="eastAsia"/>
          </w:rPr>
          <w:delText>料の</w:delText>
        </w:r>
        <w:r w:rsidR="003E2565" w:rsidDel="001B0B4E">
          <w:rPr>
            <w:rFonts w:hint="eastAsia"/>
          </w:rPr>
          <w:delText>２</w:delText>
        </w:r>
        <w:r w:rsidDel="001B0B4E">
          <w:rPr>
            <w:rFonts w:hint="eastAsia"/>
          </w:rPr>
          <w:delText>倍に相当する</w:delText>
        </w:r>
        <w:r w:rsidRPr="00177690" w:rsidDel="001B0B4E">
          <w:rPr>
            <w:rFonts w:hint="eastAsia"/>
          </w:rPr>
          <w:delText>金額を限度とする</w:delText>
        </w:r>
        <w:r w:rsidR="00177690" w:rsidRPr="00177690" w:rsidDel="001B0B4E">
          <w:rPr>
            <w:rFonts w:hint="eastAsia"/>
          </w:rPr>
          <w:delText>。</w:delText>
        </w:r>
      </w:del>
    </w:p>
    <w:p w14:paraId="182750A2" w14:textId="77777777" w:rsidR="00177690" w:rsidRPr="00177690" w:rsidRDefault="00177690" w:rsidP="00177690"/>
    <w:p w14:paraId="1C7EB22A" w14:textId="650F28C9" w:rsidR="00177690" w:rsidRDefault="00177690" w:rsidP="00177690">
      <w:pPr>
        <w:pStyle w:val="1"/>
      </w:pPr>
      <w:r>
        <w:rPr>
          <w:rFonts w:hint="eastAsia"/>
        </w:rPr>
        <w:t>第１１条（解除）</w:t>
      </w:r>
    </w:p>
    <w:p w14:paraId="46B6A148" w14:textId="0D60A071" w:rsidR="00177690" w:rsidRPr="00177690" w:rsidRDefault="00177690" w:rsidP="00773166">
      <w:pPr>
        <w:pStyle w:val="a7"/>
        <w:numPr>
          <w:ilvl w:val="0"/>
          <w:numId w:val="12"/>
        </w:numPr>
        <w:tabs>
          <w:tab w:val="left" w:pos="426"/>
        </w:tabs>
        <w:ind w:leftChars="0"/>
        <w:rPr>
          <w:rFonts w:ascii="Times New Roman" w:hAnsi="Times New Roman"/>
        </w:rPr>
      </w:pPr>
      <w:r w:rsidRPr="00177690">
        <w:rPr>
          <w:rFonts w:ascii="Times New Roman" w:hAnsi="Times New Roman" w:hint="eastAsia"/>
        </w:rPr>
        <w:t>委託者または</w:t>
      </w:r>
      <w:r w:rsidR="00932D50">
        <w:rPr>
          <w:rFonts w:ascii="Times New Roman" w:hAnsi="Times New Roman" w:hint="eastAsia"/>
        </w:rPr>
        <w:t>受託者</w:t>
      </w:r>
      <w:r w:rsidRPr="00177690">
        <w:rPr>
          <w:rFonts w:ascii="Times New Roman" w:hAnsi="Times New Roman" w:hint="eastAsia"/>
        </w:rPr>
        <w:t>は、相手方に次の各号のいずれかに該当する事由が生じた場合には、何らの催告なしに直ちに本契約の全部または一部を解除することができる。</w:t>
      </w:r>
    </w:p>
    <w:p w14:paraId="67561D2C"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(1)</w:t>
      </w:r>
      <w:r w:rsidRPr="00363C08">
        <w:rPr>
          <w:rFonts w:ascii="Times New Roman" w:hAnsi="Times New Roman"/>
        </w:rPr>
        <w:tab/>
      </w:r>
      <w:r w:rsidRPr="00363C08">
        <w:rPr>
          <w:rFonts w:ascii="Times New Roman" w:hAnsi="Times New Roman" w:hint="eastAsia"/>
        </w:rPr>
        <w:t>重大な過失または背信行為があった場合</w:t>
      </w:r>
    </w:p>
    <w:p w14:paraId="6DAA0EE7"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(2)</w:t>
      </w:r>
      <w:r w:rsidRPr="00363C08">
        <w:rPr>
          <w:rFonts w:ascii="Times New Roman" w:hAnsi="Times New Roman"/>
        </w:rPr>
        <w:tab/>
      </w:r>
      <w:r w:rsidRPr="00363C08">
        <w:rPr>
          <w:rFonts w:ascii="Times New Roman" w:hAnsi="Times New Roman" w:hint="eastAsia"/>
        </w:rPr>
        <w:t>支払いの停止があった場合、または仮差押、差押、競売、破産手続開始、民事再生手続開始、会社更生手続開始、特別清算開始の申立てがあった場合</w:t>
      </w:r>
    </w:p>
    <w:p w14:paraId="300A9FAB" w14:textId="3AA48B1A"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(3)</w:t>
      </w:r>
      <w:r w:rsidRPr="00363C08">
        <w:rPr>
          <w:rFonts w:ascii="Times New Roman" w:hAnsi="Times New Roman"/>
        </w:rPr>
        <w:tab/>
      </w:r>
      <w:r w:rsidR="00E13A6A">
        <w:rPr>
          <w:rFonts w:ascii="Times New Roman" w:hAnsi="Times New Roman" w:hint="eastAsia"/>
        </w:rPr>
        <w:t>電子</w:t>
      </w:r>
      <w:r w:rsidRPr="00363C08">
        <w:rPr>
          <w:rFonts w:ascii="Times New Roman" w:hAnsi="Times New Roman" w:hint="eastAsia"/>
        </w:rPr>
        <w:t>交換所の取引停止処分を受けた場合</w:t>
      </w:r>
    </w:p>
    <w:p w14:paraId="229C1E64"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(4)</w:t>
      </w:r>
      <w:r w:rsidRPr="00363C08">
        <w:rPr>
          <w:rFonts w:ascii="Times New Roman" w:hAnsi="Times New Roman"/>
        </w:rPr>
        <w:tab/>
      </w:r>
      <w:r w:rsidRPr="00363C08">
        <w:rPr>
          <w:rFonts w:ascii="Times New Roman" w:hAnsi="Times New Roman" w:hint="eastAsia"/>
        </w:rPr>
        <w:t>公租公課の滞納処分を受けた場合</w:t>
      </w:r>
    </w:p>
    <w:p w14:paraId="5A46AFCD"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(5)</w:t>
      </w:r>
      <w:r w:rsidRPr="00363C08">
        <w:rPr>
          <w:rFonts w:ascii="Times New Roman" w:hAnsi="Times New Roman"/>
        </w:rPr>
        <w:tab/>
      </w:r>
      <w:r w:rsidRPr="00363C08">
        <w:rPr>
          <w:rFonts w:ascii="Times New Roman" w:hAnsi="Times New Roman" w:hint="eastAsia"/>
        </w:rPr>
        <w:t>その他前各号に準ずるような本契約を継続し難い重大な事由が発生した場合</w:t>
      </w:r>
    </w:p>
    <w:p w14:paraId="437D9345" w14:textId="4EF7C8E5" w:rsidR="00177690" w:rsidRDefault="00177690" w:rsidP="00773166">
      <w:pPr>
        <w:pStyle w:val="a7"/>
        <w:numPr>
          <w:ilvl w:val="0"/>
          <w:numId w:val="12"/>
        </w:numPr>
        <w:tabs>
          <w:tab w:val="left" w:pos="426"/>
        </w:tabs>
        <w:ind w:leftChars="0"/>
        <w:rPr>
          <w:rFonts w:ascii="Times New Roman" w:hAnsi="Times New Roman"/>
        </w:rPr>
      </w:pPr>
      <w:r w:rsidRPr="00177690">
        <w:rPr>
          <w:rFonts w:ascii="Times New Roman" w:hAnsi="Times New Roman" w:hint="eastAsia"/>
        </w:rPr>
        <w:t>委託者または</w:t>
      </w:r>
      <w:r w:rsidR="00932D50">
        <w:rPr>
          <w:rFonts w:ascii="Times New Roman" w:hAnsi="Times New Roman" w:hint="eastAsia"/>
        </w:rPr>
        <w:t>受託者</w:t>
      </w:r>
      <w:r w:rsidRPr="00177690">
        <w:rPr>
          <w:rFonts w:ascii="Times New Roman" w:hAnsi="Times New Roman" w:hint="eastAsia"/>
        </w:rPr>
        <w:t>は、相手方が本契約のいずれかの条項に違反し、相当期間を定めてなした催告後も、相手方の債務不履行が是正されない場合は、本契約の全部または一部を解除することができる。</w:t>
      </w:r>
    </w:p>
    <w:p w14:paraId="17FCC9AE" w14:textId="12E2DBBA" w:rsidR="00177690" w:rsidRPr="00177690" w:rsidRDefault="00177690" w:rsidP="00773166">
      <w:pPr>
        <w:pStyle w:val="a7"/>
        <w:numPr>
          <w:ilvl w:val="0"/>
          <w:numId w:val="12"/>
        </w:numPr>
        <w:tabs>
          <w:tab w:val="left" w:pos="426"/>
        </w:tabs>
        <w:ind w:leftChars="0"/>
        <w:rPr>
          <w:rFonts w:ascii="Times New Roman" w:hAnsi="Times New Roman"/>
        </w:rPr>
      </w:pPr>
      <w:r w:rsidRPr="00177690">
        <w:rPr>
          <w:rFonts w:ascii="Times New Roman" w:hAnsi="Times New Roman" w:hint="eastAsia"/>
        </w:rPr>
        <w:t>委託者または</w:t>
      </w:r>
      <w:r w:rsidR="00932D50">
        <w:rPr>
          <w:rFonts w:ascii="Times New Roman" w:hAnsi="Times New Roman" w:hint="eastAsia"/>
        </w:rPr>
        <w:t>受託者</w:t>
      </w:r>
      <w:r w:rsidRPr="00177690">
        <w:rPr>
          <w:rFonts w:ascii="Times New Roman" w:hAnsi="Times New Roman" w:hint="eastAsia"/>
        </w:rPr>
        <w:t>は、第１項各号のいずれかに該当する場合または前項に定める解除がなされた場合、相手方に対し負担する一切の金銭債務につき相手方から通知催告がなくとも当然に期限の利益を喪失し、直ちに弁済しなければならない。</w:t>
      </w:r>
    </w:p>
    <w:p w14:paraId="3F7A024A" w14:textId="77777777" w:rsidR="00177690" w:rsidRPr="00177690" w:rsidRDefault="00177690" w:rsidP="00177690"/>
    <w:p w14:paraId="30293451" w14:textId="1A531F3C" w:rsidR="00177690" w:rsidRDefault="00177690" w:rsidP="00177690">
      <w:pPr>
        <w:pStyle w:val="1"/>
      </w:pPr>
      <w:r>
        <w:rPr>
          <w:rFonts w:hint="eastAsia"/>
        </w:rPr>
        <w:t>第１２条（不可抗力）</w:t>
      </w:r>
    </w:p>
    <w:p w14:paraId="18E45AE8" w14:textId="0590CC9D" w:rsidR="00177690" w:rsidRDefault="00932D50" w:rsidP="00177690">
      <w:pPr>
        <w:pStyle w:val="a7"/>
        <w:ind w:leftChars="0" w:left="420"/>
      </w:pPr>
      <w:r>
        <w:rPr>
          <w:rFonts w:hint="eastAsia"/>
        </w:rPr>
        <w:t>受託者</w:t>
      </w:r>
      <w:r w:rsidR="00177690" w:rsidRPr="00177690">
        <w:rPr>
          <w:rFonts w:hint="eastAsia"/>
        </w:rPr>
        <w:t>は、天変地異、</w:t>
      </w:r>
      <w:r w:rsidR="00177690">
        <w:rPr>
          <w:rFonts w:hint="eastAsia"/>
        </w:rPr>
        <w:t>伝染病、感染症、</w:t>
      </w:r>
      <w:r w:rsidR="00177690" w:rsidRPr="00177690">
        <w:rPr>
          <w:rFonts w:hint="eastAsia"/>
        </w:rPr>
        <w:t>戦争、暴動、内乱</w:t>
      </w:r>
      <w:commentRangeStart w:id="136"/>
      <w:commentRangeStart w:id="137"/>
      <w:r w:rsidR="00177690" w:rsidRPr="00177690">
        <w:rPr>
          <w:rFonts w:hint="eastAsia"/>
        </w:rPr>
        <w:t>、</w:t>
      </w:r>
      <w:ins w:id="138" w:author="Akari Legal" w:date="2026-03-27T15:13:00Z" w16du:dateUtc="2026-03-27T06:13:00Z">
        <w:r w:rsidR="003E07DC">
          <w:rPr>
            <w:rFonts w:hint="eastAsia"/>
          </w:rPr>
          <w:t>輸送機関・通信回線または保管中の事故、</w:t>
        </w:r>
      </w:ins>
      <w:del w:id="139" w:author="MHT法務" w:date="2026-03-19T09:30:00Z" w16du:dateUtc="2026-03-19T00:30:00Z">
        <w:r w:rsidR="00177690" w:rsidRPr="00177690" w:rsidDel="001B0B4E">
          <w:rPr>
            <w:rFonts w:hint="eastAsia"/>
          </w:rPr>
          <w:delText>輸送機関・通信回線</w:delText>
        </w:r>
        <w:r w:rsidR="00177690" w:rsidDel="001B0B4E">
          <w:rPr>
            <w:rFonts w:hint="eastAsia"/>
          </w:rPr>
          <w:delText>または</w:delText>
        </w:r>
        <w:r w:rsidR="00177690" w:rsidRPr="00177690" w:rsidDel="001B0B4E">
          <w:rPr>
            <w:rFonts w:hint="eastAsia"/>
          </w:rPr>
          <w:delText>保管中の事故</w:delText>
        </w:r>
      </w:del>
      <w:del w:id="140" w:author="MHT法務" w:date="2026-03-19T09:31:00Z" w16du:dateUtc="2026-03-19T00:31:00Z">
        <w:r w:rsidR="00177690" w:rsidRPr="00177690" w:rsidDel="001B0B4E">
          <w:rPr>
            <w:rFonts w:hint="eastAsia"/>
          </w:rPr>
          <w:delText>、</w:delText>
        </w:r>
      </w:del>
      <w:commentRangeEnd w:id="136"/>
      <w:r w:rsidR="00D80640" w:rsidRPr="00177690">
        <w:rPr>
          <w:rStyle w:val="aff1"/>
          <w:rFonts w:hint="eastAsia"/>
          <w:sz w:val="21"/>
          <w:szCs w:val="22"/>
        </w:rPr>
        <w:commentReference w:id="136"/>
      </w:r>
      <w:commentRangeEnd w:id="137"/>
      <w:r w:rsidR="003E07DC" w:rsidRPr="00177690">
        <w:rPr>
          <w:rStyle w:val="aff1"/>
          <w:rFonts w:hint="eastAsia"/>
          <w:sz w:val="21"/>
          <w:szCs w:val="22"/>
        </w:rPr>
        <w:commentReference w:id="137"/>
      </w:r>
      <w:r w:rsidR="00177690" w:rsidRPr="00177690">
        <w:rPr>
          <w:rFonts w:hint="eastAsia"/>
        </w:rPr>
        <w:t>法令、規則の改正、政府行為その他の不可抗力により、本契約の全部</w:t>
      </w:r>
      <w:r w:rsidR="00177690">
        <w:rPr>
          <w:rFonts w:hint="eastAsia"/>
        </w:rPr>
        <w:t>または</w:t>
      </w:r>
      <w:r w:rsidR="00177690" w:rsidRPr="00177690">
        <w:rPr>
          <w:rFonts w:hint="eastAsia"/>
        </w:rPr>
        <w:t>一部が履行できない場合は、相手方に対して、その責任を負わないものとする。</w:t>
      </w:r>
    </w:p>
    <w:p w14:paraId="01E1F0AE" w14:textId="77777777" w:rsidR="00177690" w:rsidRPr="00177690" w:rsidRDefault="00177690" w:rsidP="00177690"/>
    <w:p w14:paraId="6DE2BE79" w14:textId="52302289" w:rsidR="003B2D84" w:rsidRDefault="00177690" w:rsidP="00177690">
      <w:pPr>
        <w:pStyle w:val="1"/>
      </w:pPr>
      <w:r>
        <w:rPr>
          <w:rFonts w:hint="eastAsia"/>
        </w:rPr>
        <w:t>第１３条</w:t>
      </w:r>
      <w:r w:rsidR="00171959">
        <w:rPr>
          <w:rFonts w:hint="eastAsia"/>
        </w:rPr>
        <w:t>（有効期間）</w:t>
      </w:r>
    </w:p>
    <w:p w14:paraId="7F75E92C" w14:textId="1395AF3C" w:rsidR="00177690" w:rsidRPr="00177690" w:rsidRDefault="00177690" w:rsidP="00773166">
      <w:pPr>
        <w:pStyle w:val="a7"/>
        <w:numPr>
          <w:ilvl w:val="0"/>
          <w:numId w:val="16"/>
        </w:numPr>
        <w:ind w:leftChars="0"/>
        <w:rPr>
          <w:rFonts w:ascii="Century" w:hAnsi="Century" w:cs="Times New Roman"/>
        </w:rPr>
      </w:pPr>
      <w:r w:rsidRPr="00177690">
        <w:rPr>
          <w:rFonts w:ascii="Century" w:hAnsi="Century" w:cs="Times New Roman"/>
        </w:rPr>
        <w:t>本契約の期間は、</w:t>
      </w:r>
      <w:r w:rsidR="00C627F8" w:rsidRPr="00730BE1">
        <w:rPr>
          <w:rFonts w:hint="eastAsia"/>
          <w:highlight w:val="yellow"/>
        </w:rPr>
        <w:t>2</w:t>
      </w:r>
      <w:r w:rsidR="00C627F8" w:rsidRPr="00730BE1">
        <w:rPr>
          <w:highlight w:val="yellow"/>
        </w:rPr>
        <w:t>02</w:t>
      </w:r>
      <w:r w:rsidR="002220B8">
        <w:rPr>
          <w:rFonts w:hint="eastAsia"/>
          <w:highlight w:val="yellow"/>
        </w:rPr>
        <w:t>〇</w:t>
      </w:r>
      <w:r w:rsidR="00C627F8" w:rsidRPr="00730BE1">
        <w:rPr>
          <w:rFonts w:hint="eastAsia"/>
          <w:highlight w:val="yellow"/>
        </w:rPr>
        <w:t>年</w:t>
      </w:r>
      <w:r w:rsidR="002220B8">
        <w:rPr>
          <w:rFonts w:hint="eastAsia"/>
          <w:highlight w:val="yellow"/>
        </w:rPr>
        <w:t>〇</w:t>
      </w:r>
      <w:r w:rsidR="00C627F8" w:rsidRPr="00730BE1">
        <w:rPr>
          <w:rFonts w:hint="eastAsia"/>
          <w:highlight w:val="yellow"/>
        </w:rPr>
        <w:t>月〇日から</w:t>
      </w:r>
      <w:r w:rsidR="00C627F8" w:rsidRPr="00730BE1">
        <w:rPr>
          <w:rFonts w:hint="eastAsia"/>
          <w:highlight w:val="yellow"/>
        </w:rPr>
        <w:t>2</w:t>
      </w:r>
      <w:r w:rsidR="00C627F8" w:rsidRPr="00730BE1">
        <w:rPr>
          <w:highlight w:val="yellow"/>
        </w:rPr>
        <w:t>02</w:t>
      </w:r>
      <w:r w:rsidR="002220B8">
        <w:rPr>
          <w:rFonts w:hint="eastAsia"/>
          <w:highlight w:val="yellow"/>
        </w:rPr>
        <w:t>〇</w:t>
      </w:r>
      <w:r w:rsidR="00C627F8" w:rsidRPr="00730BE1">
        <w:rPr>
          <w:rFonts w:hint="eastAsia"/>
          <w:highlight w:val="yellow"/>
        </w:rPr>
        <w:t>年〇月〇日まで</w:t>
      </w:r>
      <w:r w:rsidR="00C627F8" w:rsidRPr="00730BE1">
        <w:rPr>
          <w:rFonts w:hint="eastAsia"/>
          <w:color w:val="0070C0"/>
          <w:highlight w:val="yellow"/>
        </w:rPr>
        <w:t>（または「〇ヶ月間」）</w:t>
      </w:r>
      <w:r w:rsidRPr="00177690">
        <w:rPr>
          <w:rFonts w:ascii="Century" w:hAnsi="Century" w:cs="Times New Roman"/>
        </w:rPr>
        <w:t>とする</w:t>
      </w:r>
      <w:r w:rsidR="00E8149F">
        <w:rPr>
          <w:rFonts w:ascii="Century" w:hAnsi="Century" w:cs="Times New Roman" w:hint="eastAsia"/>
        </w:rPr>
        <w:t>。</w:t>
      </w:r>
    </w:p>
    <w:p w14:paraId="5DE4DECE" w14:textId="3DDDF061" w:rsidR="00177690" w:rsidRDefault="00177690" w:rsidP="00773166">
      <w:pPr>
        <w:pStyle w:val="a7"/>
        <w:numPr>
          <w:ilvl w:val="0"/>
          <w:numId w:val="16"/>
        </w:numPr>
        <w:ind w:leftChars="0"/>
        <w:rPr>
          <w:rFonts w:ascii="Century" w:hAnsi="Century" w:cs="Times New Roman"/>
        </w:rPr>
      </w:pPr>
      <w:r w:rsidRPr="00177690">
        <w:rPr>
          <w:rFonts w:ascii="Century" w:hAnsi="Century" w:cs="Times New Roman"/>
        </w:rPr>
        <w:t>前項に定める契約期間中であっても、委託者</w:t>
      </w:r>
      <w:r>
        <w:rPr>
          <w:rFonts w:ascii="Century" w:hAnsi="Century" w:cs="Times New Roman"/>
        </w:rPr>
        <w:t>および</w:t>
      </w:r>
      <w:r w:rsidR="00932D50">
        <w:rPr>
          <w:rFonts w:ascii="Century" w:hAnsi="Century" w:cs="Times New Roman" w:hint="eastAsia"/>
        </w:rPr>
        <w:t>受託者</w:t>
      </w:r>
      <w:r w:rsidRPr="00177690">
        <w:rPr>
          <w:rFonts w:ascii="Century" w:hAnsi="Century" w:cs="Times New Roman"/>
        </w:rPr>
        <w:t>は、本契約を継続しがたい事情が発生した場合、相手方に対し書面でその旨を相当な期間を定めて通知することにより、本契約を解約することができる。</w:t>
      </w:r>
      <w:ins w:id="141" w:author="Akari Legal" w:date="2026-03-27T15:18:00Z" w16du:dateUtc="2026-03-27T06:18:00Z">
        <w:r w:rsidR="003E07DC">
          <w:rPr>
            <w:rFonts w:ascii="Century" w:hAnsi="Century" w:cs="Times New Roman" w:hint="eastAsia"/>
          </w:rPr>
          <w:t>この場合、受託者は、解約時点までに本業務を履行した割合に応じて、</w:t>
        </w:r>
      </w:ins>
      <w:ins w:id="142" w:author="Akari Legal" w:date="2026-03-27T15:19:00Z" w16du:dateUtc="2026-03-27T06:19:00Z">
        <w:r w:rsidR="003E07DC">
          <w:rPr>
            <w:rFonts w:ascii="Century" w:hAnsi="Century" w:cs="Times New Roman" w:hint="eastAsia"/>
          </w:rPr>
          <w:t>その業務の対価を受領することができる。</w:t>
        </w:r>
      </w:ins>
      <w:commentRangeStart w:id="143"/>
      <w:commentRangeStart w:id="144"/>
      <w:del w:id="145" w:author="MHT法務" w:date="2026-03-19T09:31:00Z" w16du:dateUtc="2026-03-19T00:31:00Z">
        <w:r w:rsidRPr="00177690" w:rsidDel="001B0B4E">
          <w:rPr>
            <w:rFonts w:ascii="Century" w:hAnsi="Century" w:cs="Times New Roman"/>
          </w:rPr>
          <w:delText>この場合、</w:delText>
        </w:r>
        <w:r w:rsidR="00932D50" w:rsidDel="001B0B4E">
          <w:rPr>
            <w:rFonts w:ascii="Century" w:hAnsi="Century" w:cs="Times New Roman" w:hint="eastAsia"/>
          </w:rPr>
          <w:delText>受託者</w:delText>
        </w:r>
        <w:r w:rsidRPr="00177690" w:rsidDel="001B0B4E">
          <w:rPr>
            <w:rFonts w:ascii="Century" w:hAnsi="Century" w:cs="Times New Roman"/>
          </w:rPr>
          <w:delText>は、解約時点までに本業務を履行した割合に応じて、その対価を受領することができる。</w:delText>
        </w:r>
      </w:del>
      <w:commentRangeEnd w:id="143"/>
      <w:r w:rsidR="00D80640">
        <w:rPr>
          <w:rStyle w:val="aff1"/>
          <w:rFonts w:ascii="Century" w:hAnsi="Century" w:cs="Times New Roman"/>
          <w:sz w:val="21"/>
          <w:szCs w:val="22"/>
        </w:rPr>
        <w:commentReference w:id="143"/>
      </w:r>
      <w:commentRangeEnd w:id="144"/>
      <w:r w:rsidR="003E07DC">
        <w:rPr>
          <w:rStyle w:val="aff1"/>
          <w:rFonts w:ascii="Century" w:hAnsi="Century" w:cs="Times New Roman"/>
          <w:sz w:val="21"/>
          <w:szCs w:val="22"/>
        </w:rPr>
        <w:commentReference w:id="144"/>
      </w:r>
    </w:p>
    <w:p w14:paraId="6C5C7A38" w14:textId="400FF714" w:rsidR="00177690" w:rsidRPr="00177690" w:rsidRDefault="00177690" w:rsidP="00773166">
      <w:pPr>
        <w:pStyle w:val="a7"/>
        <w:numPr>
          <w:ilvl w:val="0"/>
          <w:numId w:val="16"/>
        </w:numPr>
        <w:ind w:leftChars="0"/>
        <w:rPr>
          <w:rFonts w:ascii="Century" w:hAnsi="Century" w:cs="Times New Roman"/>
        </w:rPr>
      </w:pPr>
      <w:r w:rsidRPr="00177690">
        <w:rPr>
          <w:rFonts w:hint="eastAsia"/>
        </w:rPr>
        <w:t>本契約終了後、第</w:t>
      </w:r>
      <w:r>
        <w:rPr>
          <w:rFonts w:hint="eastAsia"/>
        </w:rPr>
        <w:t>８</w:t>
      </w:r>
      <w:r w:rsidRPr="00177690">
        <w:rPr>
          <w:rFonts w:hint="eastAsia"/>
        </w:rPr>
        <w:t>条（知的財産権）、第</w:t>
      </w:r>
      <w:r>
        <w:rPr>
          <w:rFonts w:hint="eastAsia"/>
        </w:rPr>
        <w:t>９</w:t>
      </w:r>
      <w:r w:rsidRPr="00177690">
        <w:rPr>
          <w:rFonts w:hint="eastAsia"/>
        </w:rPr>
        <w:t>条（秘密保持）、第</w:t>
      </w:r>
      <w:r>
        <w:rPr>
          <w:rFonts w:hint="eastAsia"/>
        </w:rPr>
        <w:t>１０</w:t>
      </w:r>
      <w:r w:rsidRPr="00177690">
        <w:rPr>
          <w:rFonts w:hint="eastAsia"/>
        </w:rPr>
        <w:t>条（</w:t>
      </w:r>
      <w:r>
        <w:rPr>
          <w:rFonts w:hint="eastAsia"/>
        </w:rPr>
        <w:t>損害賠償</w:t>
      </w:r>
      <w:r w:rsidR="00DE5989">
        <w:rPr>
          <w:rFonts w:hint="eastAsia"/>
        </w:rPr>
        <w:t>）</w:t>
      </w:r>
      <w:r w:rsidRPr="00177690">
        <w:rPr>
          <w:rFonts w:hint="eastAsia"/>
        </w:rPr>
        <w:t>、第</w:t>
      </w:r>
      <w:r>
        <w:rPr>
          <w:rFonts w:hint="eastAsia"/>
        </w:rPr>
        <w:t>１１</w:t>
      </w:r>
      <w:r w:rsidRPr="00177690">
        <w:rPr>
          <w:rFonts w:hint="eastAsia"/>
        </w:rPr>
        <w:t>条（</w:t>
      </w:r>
      <w:r>
        <w:rPr>
          <w:rFonts w:hint="eastAsia"/>
        </w:rPr>
        <w:t>解除</w:t>
      </w:r>
      <w:r w:rsidRPr="00177690">
        <w:rPr>
          <w:rFonts w:hint="eastAsia"/>
        </w:rPr>
        <w:t>）</w:t>
      </w:r>
      <w:r>
        <w:rPr>
          <w:rFonts w:hint="eastAsia"/>
        </w:rPr>
        <w:t>第３項</w:t>
      </w:r>
      <w:r w:rsidRPr="00177690">
        <w:rPr>
          <w:rFonts w:hint="eastAsia"/>
        </w:rPr>
        <w:t>、</w:t>
      </w:r>
      <w:r>
        <w:rPr>
          <w:rFonts w:hint="eastAsia"/>
        </w:rPr>
        <w:t>第１２条（不可抗力）、本条、</w:t>
      </w:r>
      <w:r w:rsidRPr="00177690">
        <w:rPr>
          <w:rFonts w:hint="eastAsia"/>
        </w:rPr>
        <w:t>第</w:t>
      </w:r>
      <w:r>
        <w:rPr>
          <w:rFonts w:hint="eastAsia"/>
        </w:rPr>
        <w:t>１４</w:t>
      </w:r>
      <w:r w:rsidRPr="00177690">
        <w:rPr>
          <w:rFonts w:hint="eastAsia"/>
        </w:rPr>
        <w:t>条（反社会的勢力の排除）、</w:t>
      </w:r>
      <w:r>
        <w:rPr>
          <w:rFonts w:hint="eastAsia"/>
        </w:rPr>
        <w:t>第１５</w:t>
      </w:r>
      <w:r w:rsidRPr="00177690">
        <w:rPr>
          <w:rFonts w:hint="eastAsia"/>
        </w:rPr>
        <w:t>条（準拠法・</w:t>
      </w:r>
      <w:r w:rsidR="00EE6008">
        <w:rPr>
          <w:rFonts w:hint="eastAsia"/>
        </w:rPr>
        <w:t>裁判</w:t>
      </w:r>
      <w:r w:rsidRPr="00177690">
        <w:rPr>
          <w:rFonts w:hint="eastAsia"/>
        </w:rPr>
        <w:t>管轄）の規定は、</w:t>
      </w:r>
      <w:r w:rsidR="00DE5989">
        <w:rPr>
          <w:rFonts w:hint="eastAsia"/>
        </w:rPr>
        <w:t>各規定に別段の定めがある場合を除き、</w:t>
      </w:r>
      <w:r w:rsidRPr="00177690">
        <w:rPr>
          <w:rFonts w:hint="eastAsia"/>
        </w:rPr>
        <w:t>その効力を存続する。</w:t>
      </w:r>
    </w:p>
    <w:p w14:paraId="763306E7" w14:textId="77777777" w:rsidR="00177690" w:rsidRPr="00177690" w:rsidRDefault="00177690" w:rsidP="00177690"/>
    <w:p w14:paraId="473B5965" w14:textId="798D3EA3" w:rsidR="0083095C" w:rsidRDefault="00177690" w:rsidP="0083095C">
      <w:pPr>
        <w:pStyle w:val="1"/>
      </w:pPr>
      <w:r>
        <w:rPr>
          <w:rFonts w:hint="eastAsia"/>
        </w:rPr>
        <w:t>第１４条</w:t>
      </w:r>
      <w:r w:rsidR="0083095C">
        <w:rPr>
          <w:rFonts w:hint="eastAsia"/>
        </w:rPr>
        <w:t>（反社会的勢力の排除）</w:t>
      </w:r>
    </w:p>
    <w:p w14:paraId="3DE811AD" w14:textId="6D2D30C8" w:rsidR="00177690" w:rsidRPr="00177690" w:rsidRDefault="00177690" w:rsidP="00773166">
      <w:pPr>
        <w:pStyle w:val="a7"/>
        <w:numPr>
          <w:ilvl w:val="0"/>
          <w:numId w:val="17"/>
        </w:numPr>
        <w:ind w:leftChars="0"/>
      </w:pPr>
      <w:r w:rsidRPr="00177690">
        <w:t>委託者</w:t>
      </w:r>
      <w:r>
        <w:t>および</w:t>
      </w:r>
      <w:r w:rsidR="00932D50">
        <w:rPr>
          <w:rFonts w:hint="eastAsia"/>
        </w:rPr>
        <w:t>受託者</w:t>
      </w:r>
      <w:r w:rsidRPr="00177690">
        <w:t>は、それぞれ相手方に対し、次の各号の事項を確約する。</w:t>
      </w:r>
    </w:p>
    <w:p w14:paraId="78C8671F" w14:textId="6C63BC43" w:rsidR="00177690" w:rsidRDefault="00177690" w:rsidP="00773166">
      <w:pPr>
        <w:pStyle w:val="a7"/>
        <w:numPr>
          <w:ilvl w:val="0"/>
          <w:numId w:val="18"/>
        </w:numPr>
        <w:ind w:leftChars="0"/>
      </w:pPr>
      <w:r w:rsidRPr="00177690">
        <w:t>自ら</w:t>
      </w:r>
      <w:r>
        <w:t>および</w:t>
      </w:r>
      <w:r w:rsidRPr="00177690">
        <w:t>その役員（取締役、執行役、執行役員、監査役</w:t>
      </w:r>
      <w:r>
        <w:t>または</w:t>
      </w:r>
      <w:r w:rsidRPr="00177690">
        <w:t>これらに準ずる者をいう。）が、暴力団、暴力団員、暴力団員でなくなった時から５年を経過しない者、暴力団準構成員、暴力団関係企業、総会屋、社会運動等標ぼうゴロ</w:t>
      </w:r>
      <w:r>
        <w:t>または</w:t>
      </w:r>
      <w:r w:rsidRPr="00177690">
        <w:t>特殊知能暴力集団、その他これらに準ずる者（以下、総称して「</w:t>
      </w:r>
      <w:r w:rsidRPr="00177690">
        <w:rPr>
          <w:rFonts w:asciiTheme="majorEastAsia" w:eastAsiaTheme="majorEastAsia" w:hAnsiTheme="majorEastAsia"/>
          <w:u w:val="single"/>
        </w:rPr>
        <w:t>反社会的勢力</w:t>
      </w:r>
      <w:r w:rsidRPr="00177690">
        <w:t>」という。）ではないこと、</w:t>
      </w:r>
      <w:r>
        <w:t>および</w:t>
      </w:r>
      <w:r w:rsidRPr="00177690">
        <w:t>反社会的勢力と社会的に非難されるべき関係を有していないこと</w:t>
      </w:r>
    </w:p>
    <w:p w14:paraId="4E269D65" w14:textId="413D9597" w:rsidR="00177690" w:rsidRDefault="00177690" w:rsidP="00773166">
      <w:pPr>
        <w:pStyle w:val="a7"/>
        <w:numPr>
          <w:ilvl w:val="0"/>
          <w:numId w:val="18"/>
        </w:numPr>
        <w:ind w:leftChars="0"/>
      </w:pPr>
      <w:r w:rsidRPr="00177690">
        <w:t>自己</w:t>
      </w:r>
      <w:r>
        <w:t>または</w:t>
      </w:r>
      <w:r w:rsidRPr="00177690">
        <w:t>第三者の利益を図る目的</w:t>
      </w:r>
      <w:r>
        <w:t>または</w:t>
      </w:r>
      <w:r w:rsidRPr="00177690">
        <w:t>第三者に損害を与える目的をもって反社会的勢力を利用し、</w:t>
      </w:r>
      <w:r>
        <w:t>または</w:t>
      </w:r>
      <w:r w:rsidRPr="00177690">
        <w:t>反社会的勢力に対して資金等を提供し、</w:t>
      </w:r>
      <w:r>
        <w:t>または</w:t>
      </w:r>
      <w:r w:rsidRPr="00177690">
        <w:t>便宜を供与するなど、反社会的勢力の維持、運営に協力し、</w:t>
      </w:r>
      <w:r>
        <w:t>または</w:t>
      </w:r>
      <w:r w:rsidRPr="00177690">
        <w:t>関与していると認められる関係を有していないこと</w:t>
      </w:r>
    </w:p>
    <w:p w14:paraId="5D0316B1" w14:textId="7F079FF6" w:rsidR="00177690" w:rsidRDefault="00177690" w:rsidP="00773166">
      <w:pPr>
        <w:pStyle w:val="a7"/>
        <w:numPr>
          <w:ilvl w:val="0"/>
          <w:numId w:val="18"/>
        </w:numPr>
        <w:ind w:leftChars="0"/>
      </w:pPr>
      <w:r w:rsidRPr="00177690">
        <w:t>反社会的勢力に自己の名義を利用させ、本契約</w:t>
      </w:r>
      <w:r>
        <w:t>および</w:t>
      </w:r>
      <w:r w:rsidRPr="00177690">
        <w:t>個別契約を締結するものでないこと</w:t>
      </w:r>
    </w:p>
    <w:p w14:paraId="3DFEC62B" w14:textId="23219BEB" w:rsidR="00177690" w:rsidRPr="00177690" w:rsidRDefault="00177690" w:rsidP="00773166">
      <w:pPr>
        <w:pStyle w:val="a7"/>
        <w:numPr>
          <w:ilvl w:val="0"/>
          <w:numId w:val="18"/>
        </w:numPr>
        <w:ind w:leftChars="0"/>
      </w:pPr>
      <w:r w:rsidRPr="00177690">
        <w:t>自ら</w:t>
      </w:r>
      <w:r>
        <w:t>または</w:t>
      </w:r>
      <w:r w:rsidRPr="00177690">
        <w:t>第三者を利用して、相手方に対し、脅迫的な言動</w:t>
      </w:r>
      <w:r>
        <w:t>または</w:t>
      </w:r>
      <w:r w:rsidRPr="00177690">
        <w:t>暴力を用いる行為、風説を流布し、偽計</w:t>
      </w:r>
      <w:r>
        <w:t>または</w:t>
      </w:r>
      <w:r w:rsidRPr="00177690">
        <w:t>威力を用いて相手方の業務を妨害し</w:t>
      </w:r>
      <w:r>
        <w:t>または</w:t>
      </w:r>
      <w:r w:rsidRPr="00177690">
        <w:t>信用を毀損する行為、法的な責任を超えた不当な要求行為、その他これらに準ずる行為をしないこと</w:t>
      </w:r>
    </w:p>
    <w:p w14:paraId="75EC9062" w14:textId="79B56722" w:rsidR="00177690" w:rsidRDefault="00177690" w:rsidP="00773166">
      <w:pPr>
        <w:pStyle w:val="a7"/>
        <w:numPr>
          <w:ilvl w:val="0"/>
          <w:numId w:val="17"/>
        </w:numPr>
        <w:ind w:leftChars="0"/>
      </w:pPr>
      <w:r w:rsidRPr="00177690">
        <w:lastRenderedPageBreak/>
        <w:t>委託者</w:t>
      </w:r>
      <w:r>
        <w:t>または</w:t>
      </w:r>
      <w:r w:rsidR="00932D50">
        <w:rPr>
          <w:rFonts w:hint="eastAsia"/>
        </w:rPr>
        <w:t>受託者</w:t>
      </w:r>
      <w:r w:rsidRPr="00177690">
        <w:t>は、相手方が前項の確約に違反した場合、事前に通知</w:t>
      </w:r>
      <w:r>
        <w:t>または</w:t>
      </w:r>
      <w:r w:rsidRPr="00177690">
        <w:t>催告することなく、本契約の解除をすることができる。なお、本項による解除によって相手方に損害が生じてもこれを一切賠償することを要しない</w:t>
      </w:r>
      <w:r w:rsidRPr="00177690">
        <w:rPr>
          <w:rFonts w:hint="eastAsia"/>
        </w:rPr>
        <w:t>。</w:t>
      </w:r>
    </w:p>
    <w:p w14:paraId="4BCDE8CF" w14:textId="3F427492" w:rsidR="00177690" w:rsidRPr="00177690" w:rsidRDefault="00177690" w:rsidP="00773166">
      <w:pPr>
        <w:pStyle w:val="a7"/>
        <w:numPr>
          <w:ilvl w:val="0"/>
          <w:numId w:val="17"/>
        </w:numPr>
        <w:ind w:leftChars="0"/>
      </w:pPr>
      <w:r w:rsidRPr="00177690">
        <w:rPr>
          <w:rFonts w:hint="eastAsia"/>
        </w:rPr>
        <w:t>委託者</w:t>
      </w:r>
      <w:r>
        <w:rPr>
          <w:rFonts w:hint="eastAsia"/>
        </w:rPr>
        <w:t>または</w:t>
      </w:r>
      <w:r w:rsidR="00932D50">
        <w:rPr>
          <w:rFonts w:hint="eastAsia"/>
        </w:rPr>
        <w:t>受託者</w:t>
      </w:r>
      <w:r w:rsidRPr="00177690">
        <w:rPr>
          <w:rFonts w:hint="eastAsia"/>
        </w:rPr>
        <w:t>は、</w:t>
      </w:r>
      <w:r w:rsidRPr="00177690">
        <w:t>相手方が本条に違反したことにより損害</w:t>
      </w:r>
      <w:r w:rsidRPr="00177690">
        <w:rPr>
          <w:rFonts w:hint="eastAsia"/>
        </w:rPr>
        <w:t>を被っ</w:t>
      </w:r>
      <w:r w:rsidRPr="00177690">
        <w:t>たときは、当該相手方</w:t>
      </w:r>
      <w:r w:rsidRPr="00177690">
        <w:rPr>
          <w:rFonts w:hint="eastAsia"/>
        </w:rPr>
        <w:t>に対し、</w:t>
      </w:r>
      <w:r w:rsidRPr="00177690">
        <w:t>その一切の損害</w:t>
      </w:r>
      <w:r w:rsidRPr="00177690">
        <w:rPr>
          <w:rFonts w:hint="eastAsia"/>
        </w:rPr>
        <w:t>の</w:t>
      </w:r>
      <w:r w:rsidRPr="00177690">
        <w:t>賠償</w:t>
      </w:r>
      <w:r w:rsidRPr="00177690">
        <w:rPr>
          <w:rFonts w:hint="eastAsia"/>
        </w:rPr>
        <w:t>を請求することができる</w:t>
      </w:r>
      <w:r w:rsidRPr="00177690">
        <w:t>。</w:t>
      </w:r>
    </w:p>
    <w:p w14:paraId="0092805F" w14:textId="3C4037F9" w:rsidR="00CB6160" w:rsidRPr="00177690" w:rsidRDefault="00CB6160" w:rsidP="00CB6160"/>
    <w:p w14:paraId="6B4B9D44" w14:textId="12CBF215" w:rsidR="0083095C" w:rsidRPr="003A2558" w:rsidRDefault="003A2558" w:rsidP="003A2558">
      <w:pPr>
        <w:pStyle w:val="1"/>
      </w:pPr>
      <w:r>
        <w:rPr>
          <w:rFonts w:hint="eastAsia"/>
        </w:rPr>
        <w:t>第</w:t>
      </w:r>
      <w:r w:rsidR="00177690">
        <w:rPr>
          <w:rFonts w:hint="eastAsia"/>
        </w:rPr>
        <w:t>１５</w:t>
      </w:r>
      <w:r>
        <w:rPr>
          <w:rFonts w:hint="eastAsia"/>
        </w:rPr>
        <w:t>条（</w:t>
      </w:r>
      <w:r w:rsidR="00177690">
        <w:rPr>
          <w:rFonts w:hint="eastAsia"/>
        </w:rPr>
        <w:t>準拠法・</w:t>
      </w:r>
      <w:r>
        <w:rPr>
          <w:rFonts w:hint="eastAsia"/>
        </w:rPr>
        <w:t>裁判管轄）</w:t>
      </w:r>
    </w:p>
    <w:p w14:paraId="1EA5A136" w14:textId="737ECA32" w:rsidR="00177690" w:rsidRPr="00363C08" w:rsidRDefault="00177690" w:rsidP="00177690">
      <w:pPr>
        <w:ind w:left="424"/>
        <w:rPr>
          <w:rFonts w:ascii="Times New Roman" w:hAnsi="Times New Roman"/>
        </w:rPr>
      </w:pPr>
      <w:r w:rsidRPr="00177690">
        <w:rPr>
          <w:rFonts w:ascii="Times New Roman" w:hAnsi="Times New Roman" w:hint="eastAsia"/>
        </w:rPr>
        <w:t>本契約の準拠法は日本法とし、これに従って解釈されるものとする。</w:t>
      </w:r>
      <w:r w:rsidRPr="00363C08">
        <w:rPr>
          <w:rFonts w:ascii="Times New Roman" w:hAnsi="Times New Roman" w:hint="eastAsia"/>
        </w:rPr>
        <w:t>委託者および</w:t>
      </w:r>
      <w:r w:rsidR="00932D50">
        <w:rPr>
          <w:rFonts w:ascii="Times New Roman" w:hAnsi="Times New Roman" w:hint="eastAsia"/>
        </w:rPr>
        <w:t>受託者</w:t>
      </w:r>
      <w:r w:rsidRPr="00363C08">
        <w:rPr>
          <w:rFonts w:ascii="Times New Roman" w:hAnsi="Times New Roman" w:hint="eastAsia"/>
        </w:rPr>
        <w:t>は、本契約に関する一切の紛争について、</w:t>
      </w:r>
      <w:r>
        <w:rPr>
          <w:rFonts w:ascii="Times New Roman" w:hAnsi="Times New Roman" w:hint="eastAsia"/>
        </w:rPr>
        <w:t>被告</w:t>
      </w:r>
      <w:r w:rsidRPr="00363C08">
        <w:rPr>
          <w:rFonts w:ascii="Times New Roman" w:hAnsi="Times New Roman" w:hint="eastAsia"/>
        </w:rPr>
        <w:t>の本店所在地を管轄する地方裁判所を第一審の専属的管轄裁判所とすることを合意する。</w:t>
      </w:r>
    </w:p>
    <w:p w14:paraId="2713850B" w14:textId="00417F7D" w:rsidR="00DE5989" w:rsidRDefault="00177690" w:rsidP="00177690">
      <w:pPr>
        <w:jc w:val="center"/>
      </w:pPr>
      <w:r>
        <w:rPr>
          <w:rFonts w:hint="eastAsia"/>
        </w:rPr>
        <w:t>（以下余白）</w:t>
      </w:r>
    </w:p>
    <w:p w14:paraId="6BC487B1" w14:textId="77777777" w:rsidR="00DE5989" w:rsidRDefault="00DE5989">
      <w:pPr>
        <w:widowControl/>
        <w:jc w:val="left"/>
      </w:pPr>
      <w:r>
        <w:br w:type="page"/>
      </w:r>
    </w:p>
    <w:p w14:paraId="0F537157" w14:textId="271FD6A1" w:rsidR="00171959" w:rsidRDefault="00E227F1" w:rsidP="00171959">
      <w:r>
        <w:rPr>
          <w:rFonts w:hint="eastAsia"/>
        </w:rPr>
        <w:lastRenderedPageBreak/>
        <w:t>本契約締結の証として本書２通を作成し、委託者および受託者が記名捺印の上各１通を保有する。</w:t>
      </w:r>
      <w:r w:rsidRPr="00976FA7">
        <w:rPr>
          <w:rFonts w:hint="eastAsia"/>
        </w:rPr>
        <w:t>または、電子契約の場合には、本書の電磁的記録を作成し、</w:t>
      </w:r>
      <w:r>
        <w:rPr>
          <w:rFonts w:hint="eastAsia"/>
        </w:rPr>
        <w:t>委託者および受託者</w:t>
      </w:r>
      <w:r w:rsidRPr="00976FA7">
        <w:rPr>
          <w:rFonts w:hint="eastAsia"/>
        </w:rPr>
        <w:t>が合意の後電子署名を施し、各自その電磁的記録を保管する。</w:t>
      </w:r>
    </w:p>
    <w:p w14:paraId="0F2FCC42" w14:textId="77777777" w:rsidR="00171959" w:rsidRDefault="00171959" w:rsidP="00171959"/>
    <w:p w14:paraId="37BBC10D" w14:textId="63F2B55F" w:rsidR="00171959" w:rsidRDefault="00041A13" w:rsidP="00171959">
      <w:r>
        <w:rPr>
          <w:rFonts w:hint="eastAsia"/>
        </w:rPr>
        <w:t>2</w:t>
      </w:r>
      <w:r>
        <w:t>0</w:t>
      </w:r>
      <w:r w:rsidR="006A1ACD">
        <w:rPr>
          <w:rFonts w:hint="eastAsia"/>
          <w:highlight w:val="yellow"/>
        </w:rPr>
        <w:t>○○</w:t>
      </w:r>
      <w:r w:rsidR="00171959">
        <w:rPr>
          <w:rFonts w:hint="eastAsia"/>
        </w:rPr>
        <w:t>年</w:t>
      </w:r>
      <w:r w:rsidR="006A1ACD">
        <w:rPr>
          <w:rFonts w:hint="eastAsia"/>
          <w:highlight w:val="yellow"/>
        </w:rPr>
        <w:t>○○</w:t>
      </w:r>
      <w:r w:rsidR="00171959">
        <w:rPr>
          <w:rFonts w:hint="eastAsia"/>
        </w:rPr>
        <w:t>月</w:t>
      </w:r>
      <w:r w:rsidR="006A1ACD">
        <w:rPr>
          <w:rFonts w:hint="eastAsia"/>
          <w:highlight w:val="yellow"/>
        </w:rPr>
        <w:t>○○</w:t>
      </w:r>
      <w:r w:rsidR="00171959">
        <w:rPr>
          <w:rFonts w:hint="eastAsia"/>
        </w:rPr>
        <w:t>日</w:t>
      </w:r>
    </w:p>
    <w:p w14:paraId="38E9F357" w14:textId="77777777" w:rsidR="00171959" w:rsidRDefault="00171959" w:rsidP="00171959"/>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1"/>
        <w:gridCol w:w="4253"/>
      </w:tblGrid>
      <w:tr w:rsidR="00B11612" w14:paraId="4027B090" w14:textId="77777777" w:rsidTr="003A2558">
        <w:tc>
          <w:tcPr>
            <w:tcW w:w="4251" w:type="dxa"/>
          </w:tcPr>
          <w:p w14:paraId="02292A13" w14:textId="04062FC3" w:rsidR="00B11612" w:rsidRDefault="00177690" w:rsidP="00624B54">
            <w:pPr>
              <w:jc w:val="right"/>
            </w:pPr>
            <w:r>
              <w:rPr>
                <w:rFonts w:hint="eastAsia"/>
              </w:rPr>
              <w:t>委託者</w:t>
            </w:r>
            <w:r w:rsidR="00B11612">
              <w:rPr>
                <w:rFonts w:hint="eastAsia"/>
              </w:rPr>
              <w:t>：</w:t>
            </w:r>
          </w:p>
        </w:tc>
        <w:tc>
          <w:tcPr>
            <w:tcW w:w="4253" w:type="dxa"/>
          </w:tcPr>
          <w:p w14:paraId="073BC2B0" w14:textId="77777777" w:rsidR="00A91B3F" w:rsidRDefault="003A2558" w:rsidP="003A2558">
            <w:r>
              <w:rPr>
                <w:rFonts w:hint="eastAsia"/>
              </w:rPr>
              <w:t>住所</w:t>
            </w:r>
          </w:p>
          <w:p w14:paraId="49588BB4" w14:textId="77777777" w:rsidR="003A2558" w:rsidRDefault="003A2558" w:rsidP="003A2558"/>
          <w:p w14:paraId="306224BA" w14:textId="1A159742" w:rsidR="003A2558" w:rsidRDefault="003A2558" w:rsidP="003A2558">
            <w:r>
              <w:rPr>
                <w:rFonts w:hint="eastAsia"/>
              </w:rPr>
              <w:t>氏名</w:t>
            </w:r>
          </w:p>
        </w:tc>
      </w:tr>
      <w:tr w:rsidR="00B11612" w14:paraId="3B55EC93" w14:textId="77777777" w:rsidTr="003A2558">
        <w:tc>
          <w:tcPr>
            <w:tcW w:w="4251" w:type="dxa"/>
          </w:tcPr>
          <w:p w14:paraId="46345B5B" w14:textId="79F27EDC" w:rsidR="00B11612" w:rsidRPr="00F904CD" w:rsidRDefault="00932D50" w:rsidP="00B11612">
            <w:pPr>
              <w:jc w:val="right"/>
              <w:rPr>
                <w:rStyle w:val="afd"/>
                <w:rFonts w:asciiTheme="minorEastAsia" w:eastAsiaTheme="minorEastAsia" w:hAnsiTheme="minorEastAsia"/>
              </w:rPr>
            </w:pPr>
            <w:r w:rsidRPr="00F904CD">
              <w:rPr>
                <w:rStyle w:val="afd"/>
                <w:rFonts w:asciiTheme="minorEastAsia" w:eastAsiaTheme="minorEastAsia" w:hAnsiTheme="minorEastAsia" w:hint="eastAsia"/>
              </w:rPr>
              <w:t>受託者</w:t>
            </w:r>
            <w:r w:rsidR="00B11612" w:rsidRPr="00F904CD">
              <w:rPr>
                <w:rStyle w:val="afd"/>
                <w:rFonts w:asciiTheme="minorEastAsia" w:eastAsiaTheme="minorEastAsia" w:hAnsiTheme="minorEastAsia" w:hint="eastAsia"/>
              </w:rPr>
              <w:t>：</w:t>
            </w:r>
          </w:p>
        </w:tc>
        <w:tc>
          <w:tcPr>
            <w:tcW w:w="4253" w:type="dxa"/>
          </w:tcPr>
          <w:p w14:paraId="0A88D8E1" w14:textId="77777777" w:rsidR="00B77567" w:rsidRDefault="00B77567" w:rsidP="006C698A">
            <w:pPr>
              <w:rPr>
                <w:lang w:eastAsia="zh-TW"/>
              </w:rPr>
            </w:pPr>
            <w:r>
              <w:rPr>
                <w:rFonts w:hint="eastAsia"/>
                <w:lang w:eastAsia="zh-TW"/>
              </w:rPr>
              <w:t>東京都千代田区神田駿河台四丁目６番地</w:t>
            </w:r>
            <w:r>
              <w:rPr>
                <w:rFonts w:hint="eastAsia"/>
                <w:lang w:eastAsia="zh-TW"/>
              </w:rPr>
              <w:t xml:space="preserve"> </w:t>
            </w:r>
          </w:p>
          <w:p w14:paraId="196559E9" w14:textId="49242413" w:rsidR="00647298" w:rsidRDefault="00B77567" w:rsidP="006C698A">
            <w:r>
              <w:rPr>
                <w:rFonts w:hint="eastAsia"/>
              </w:rPr>
              <w:t>御茶ノ水ソラシティ</w:t>
            </w:r>
            <w:r>
              <w:rPr>
                <w:rFonts w:hint="eastAsia"/>
              </w:rPr>
              <w:t>21</w:t>
            </w:r>
            <w:r>
              <w:rPr>
                <w:rFonts w:hint="eastAsia"/>
              </w:rPr>
              <w:t>階</w:t>
            </w:r>
          </w:p>
          <w:p w14:paraId="3297B3B0" w14:textId="65D0E16F" w:rsidR="00041A13" w:rsidRDefault="00932D50" w:rsidP="006C698A">
            <w:r>
              <w:rPr>
                <w:rFonts w:hint="eastAsia"/>
              </w:rPr>
              <w:t>燈</w:t>
            </w:r>
            <w:r w:rsidR="00041A13">
              <w:rPr>
                <w:rFonts w:hint="eastAsia"/>
              </w:rPr>
              <w:t>株式会社</w:t>
            </w:r>
          </w:p>
          <w:p w14:paraId="00D53C5C" w14:textId="3CF71956" w:rsidR="00041A13" w:rsidRDefault="00041A13" w:rsidP="006C698A">
            <w:pPr>
              <w:rPr>
                <w:lang w:eastAsia="zh-TW"/>
              </w:rPr>
            </w:pPr>
            <w:r>
              <w:rPr>
                <w:rFonts w:hint="eastAsia"/>
                <w:lang w:eastAsia="zh-TW"/>
              </w:rPr>
              <w:t>代表</w:t>
            </w:r>
            <w:r w:rsidR="00B77567">
              <w:rPr>
                <w:rFonts w:hint="eastAsia"/>
                <w:lang w:eastAsia="zh-TW"/>
              </w:rPr>
              <w:t>取締役社長</w:t>
            </w:r>
          </w:p>
          <w:p w14:paraId="0F794B99" w14:textId="175F36C7" w:rsidR="00041A13" w:rsidRPr="00B11612" w:rsidRDefault="00932D50" w:rsidP="006C698A">
            <w:pPr>
              <w:rPr>
                <w:lang w:eastAsia="zh-TW"/>
              </w:rPr>
            </w:pPr>
            <w:r>
              <w:rPr>
                <w:rFonts w:hint="eastAsia"/>
                <w:lang w:eastAsia="zh-TW"/>
              </w:rPr>
              <w:t>野呂</w:t>
            </w:r>
            <w:r>
              <w:rPr>
                <w:rFonts w:hint="eastAsia"/>
                <w:lang w:eastAsia="zh-TW"/>
              </w:rPr>
              <w:t xml:space="preserve"> </w:t>
            </w:r>
            <w:r>
              <w:rPr>
                <w:rFonts w:hint="eastAsia"/>
                <w:lang w:eastAsia="zh-TW"/>
              </w:rPr>
              <w:t>侑希</w:t>
            </w:r>
          </w:p>
        </w:tc>
      </w:tr>
    </w:tbl>
    <w:p w14:paraId="19F205B7" w14:textId="77777777" w:rsidR="00E63625" w:rsidRDefault="00E63625">
      <w:pPr>
        <w:widowControl/>
        <w:jc w:val="left"/>
        <w:rPr>
          <w:ins w:id="146" w:author="Akari Legal" w:date="2026-03-27T15:19:00Z" w16du:dateUtc="2026-03-27T06:19:00Z"/>
          <w:lang w:eastAsia="zh-TW"/>
        </w:rPr>
        <w:sectPr w:rsidR="00E63625" w:rsidSect="00CC7C2B">
          <w:headerReference w:type="even" r:id="rId12"/>
          <w:headerReference w:type="default" r:id="rId13"/>
          <w:footerReference w:type="even" r:id="rId14"/>
          <w:footerReference w:type="default" r:id="rId15"/>
          <w:headerReference w:type="first" r:id="rId16"/>
          <w:footerReference w:type="first" r:id="rId17"/>
          <w:pgSz w:w="11906" w:h="16838" w:code="9"/>
          <w:pgMar w:top="1985" w:right="1701" w:bottom="1701" w:left="1701" w:header="851" w:footer="992" w:gutter="0"/>
          <w:cols w:space="425"/>
          <w:docGrid w:type="lines" w:linePitch="360"/>
        </w:sectPr>
      </w:pPr>
    </w:p>
    <w:p w14:paraId="753C5EAD" w14:textId="4BD0ECC0" w:rsidR="003A2558" w:rsidRDefault="00E63625" w:rsidP="00E63625">
      <w:pPr>
        <w:pStyle w:val="1"/>
        <w:rPr>
          <w:ins w:id="147" w:author="Akari Legal" w:date="2026-03-27T15:19:00Z" w16du:dateUtc="2026-03-27T06:19:00Z"/>
        </w:rPr>
      </w:pPr>
      <w:ins w:id="148" w:author="Akari Legal" w:date="2026-03-27T15:19:00Z" w16du:dateUtc="2026-03-27T06:19:00Z">
        <w:r>
          <w:rPr>
            <w:rFonts w:hint="eastAsia"/>
          </w:rPr>
          <w:lastRenderedPageBreak/>
          <w:t>別紙：実施スコープ等</w:t>
        </w:r>
      </w:ins>
    </w:p>
    <w:p w14:paraId="55AE340E" w14:textId="1A6B2EA1" w:rsidR="00E63625" w:rsidRDefault="00E63625" w:rsidP="00E63625">
      <w:pPr>
        <w:rPr>
          <w:ins w:id="149" w:author="Akari Legal" w:date="2026-03-27T15:20:00Z" w16du:dateUtc="2026-03-27T06:20:00Z"/>
        </w:rPr>
      </w:pPr>
      <w:ins w:id="150" w:author="Akari Legal" w:date="2026-03-27T15:20:00Z" w16du:dateUtc="2026-03-27T06:20:00Z">
        <w:r w:rsidRPr="00E63625">
          <w:rPr>
            <w:noProof/>
          </w:rPr>
          <w:drawing>
            <wp:inline distT="0" distB="0" distL="0" distR="0" wp14:anchorId="51A88257" wp14:editId="489D301A">
              <wp:extent cx="8745170" cy="4467849"/>
              <wp:effectExtent l="0" t="0" r="0" b="9525"/>
              <wp:docPr id="177143034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30349" name=""/>
                      <pic:cNvPicPr/>
                    </pic:nvPicPr>
                    <pic:blipFill>
                      <a:blip r:embed="rId18"/>
                      <a:stretch>
                        <a:fillRect/>
                      </a:stretch>
                    </pic:blipFill>
                    <pic:spPr>
                      <a:xfrm>
                        <a:off x="0" y="0"/>
                        <a:ext cx="8745170" cy="4467849"/>
                      </a:xfrm>
                      <a:prstGeom prst="rect">
                        <a:avLst/>
                      </a:prstGeom>
                    </pic:spPr>
                  </pic:pic>
                </a:graphicData>
              </a:graphic>
            </wp:inline>
          </w:drawing>
        </w:r>
      </w:ins>
    </w:p>
    <w:p w14:paraId="1CE88EB0" w14:textId="77777777" w:rsidR="00E63625" w:rsidRDefault="00E63625">
      <w:pPr>
        <w:widowControl/>
        <w:jc w:val="left"/>
        <w:rPr>
          <w:ins w:id="151" w:author="Akari Legal" w:date="2026-03-27T15:20:00Z" w16du:dateUtc="2026-03-27T06:20:00Z"/>
        </w:rPr>
      </w:pPr>
      <w:ins w:id="152" w:author="Akari Legal" w:date="2026-03-27T15:20:00Z" w16du:dateUtc="2026-03-27T06:20:00Z">
        <w:r>
          <w:br w:type="page"/>
        </w:r>
      </w:ins>
    </w:p>
    <w:p w14:paraId="244F89EE" w14:textId="04A1162F" w:rsidR="00451EBB" w:rsidRDefault="00451EBB" w:rsidP="00E63625">
      <w:pPr>
        <w:rPr>
          <w:ins w:id="153" w:author="Akari Legal" w:date="2026-03-27T15:20:00Z" w16du:dateUtc="2026-03-27T06:20:00Z"/>
        </w:rPr>
      </w:pPr>
      <w:ins w:id="154" w:author="Akari Legal" w:date="2026-03-27T15:20:00Z" w16du:dateUtc="2026-03-27T06:20:00Z">
        <w:r w:rsidRPr="00451EBB">
          <w:rPr>
            <w:noProof/>
          </w:rPr>
          <w:lastRenderedPageBreak/>
          <w:drawing>
            <wp:inline distT="0" distB="0" distL="0" distR="0" wp14:anchorId="29C8975A" wp14:editId="0F63137E">
              <wp:extent cx="8754697" cy="4286848"/>
              <wp:effectExtent l="0" t="0" r="8890" b="0"/>
              <wp:docPr id="8497323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32361" name=""/>
                      <pic:cNvPicPr/>
                    </pic:nvPicPr>
                    <pic:blipFill>
                      <a:blip r:embed="rId19"/>
                      <a:stretch>
                        <a:fillRect/>
                      </a:stretch>
                    </pic:blipFill>
                    <pic:spPr>
                      <a:xfrm>
                        <a:off x="0" y="0"/>
                        <a:ext cx="8754697" cy="4286848"/>
                      </a:xfrm>
                      <a:prstGeom prst="rect">
                        <a:avLst/>
                      </a:prstGeom>
                    </pic:spPr>
                  </pic:pic>
                </a:graphicData>
              </a:graphic>
            </wp:inline>
          </w:drawing>
        </w:r>
      </w:ins>
    </w:p>
    <w:p w14:paraId="32DCCA43" w14:textId="77777777" w:rsidR="00451EBB" w:rsidRDefault="00451EBB">
      <w:pPr>
        <w:widowControl/>
        <w:jc w:val="left"/>
        <w:rPr>
          <w:ins w:id="155" w:author="Akari Legal" w:date="2026-03-27T15:20:00Z" w16du:dateUtc="2026-03-27T06:20:00Z"/>
        </w:rPr>
      </w:pPr>
      <w:ins w:id="156" w:author="Akari Legal" w:date="2026-03-27T15:20:00Z" w16du:dateUtc="2026-03-27T06:20:00Z">
        <w:r>
          <w:br w:type="page"/>
        </w:r>
      </w:ins>
    </w:p>
    <w:p w14:paraId="5C42AAD8" w14:textId="03EFEC09" w:rsidR="00451EBB" w:rsidRDefault="00451EBB" w:rsidP="00E63625">
      <w:pPr>
        <w:rPr>
          <w:ins w:id="157" w:author="Akari Legal" w:date="2026-03-27T15:20:00Z" w16du:dateUtc="2026-03-27T06:20:00Z"/>
        </w:rPr>
      </w:pPr>
      <w:ins w:id="158" w:author="Akari Legal" w:date="2026-03-27T15:20:00Z" w16du:dateUtc="2026-03-27T06:20:00Z">
        <w:r w:rsidRPr="00451EBB">
          <w:rPr>
            <w:noProof/>
          </w:rPr>
          <w:lastRenderedPageBreak/>
          <w:drawing>
            <wp:inline distT="0" distB="0" distL="0" distR="0" wp14:anchorId="4317EEE4" wp14:editId="08346AF0">
              <wp:extent cx="8716591" cy="4496427"/>
              <wp:effectExtent l="0" t="0" r="8890" b="0"/>
              <wp:docPr id="3480246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4669" name=""/>
                      <pic:cNvPicPr/>
                    </pic:nvPicPr>
                    <pic:blipFill>
                      <a:blip r:embed="rId20"/>
                      <a:stretch>
                        <a:fillRect/>
                      </a:stretch>
                    </pic:blipFill>
                    <pic:spPr>
                      <a:xfrm>
                        <a:off x="0" y="0"/>
                        <a:ext cx="8716591" cy="4496427"/>
                      </a:xfrm>
                      <a:prstGeom prst="rect">
                        <a:avLst/>
                      </a:prstGeom>
                    </pic:spPr>
                  </pic:pic>
                </a:graphicData>
              </a:graphic>
            </wp:inline>
          </w:drawing>
        </w:r>
      </w:ins>
    </w:p>
    <w:p w14:paraId="263EBFE8" w14:textId="77777777" w:rsidR="00451EBB" w:rsidRDefault="00451EBB">
      <w:pPr>
        <w:widowControl/>
        <w:jc w:val="left"/>
        <w:rPr>
          <w:ins w:id="159" w:author="Akari Legal" w:date="2026-03-27T15:20:00Z" w16du:dateUtc="2026-03-27T06:20:00Z"/>
        </w:rPr>
      </w:pPr>
      <w:ins w:id="160" w:author="Akari Legal" w:date="2026-03-27T15:20:00Z" w16du:dateUtc="2026-03-27T06:20:00Z">
        <w:r>
          <w:br w:type="page"/>
        </w:r>
      </w:ins>
    </w:p>
    <w:p w14:paraId="0B9C3D7F" w14:textId="72A3B08E" w:rsidR="00E63625" w:rsidRPr="00E63625" w:rsidRDefault="00F63C10">
      <w:pPr>
        <w:rPr>
          <w:rPrChange w:id="161" w:author="Akari Legal" w:date="2026-03-27T15:19:00Z" w16du:dateUtc="2026-03-27T06:19:00Z">
            <w:rPr>
              <w:lang w:eastAsia="zh-TW"/>
            </w:rPr>
          </w:rPrChange>
        </w:rPr>
        <w:pPrChange w:id="162" w:author="Akari Legal" w:date="2026-03-27T15:19:00Z" w16du:dateUtc="2026-03-27T06:19:00Z">
          <w:pPr>
            <w:widowControl/>
            <w:jc w:val="left"/>
          </w:pPr>
        </w:pPrChange>
      </w:pPr>
      <w:ins w:id="163" w:author="Akari Legal" w:date="2026-03-27T15:21:00Z" w16du:dateUtc="2026-03-27T06:21:00Z">
        <w:r w:rsidRPr="00F63C10">
          <w:rPr>
            <w:noProof/>
          </w:rPr>
          <w:lastRenderedPageBreak/>
          <w:drawing>
            <wp:inline distT="0" distB="0" distL="0" distR="0" wp14:anchorId="0CB92C41" wp14:editId="36E3660C">
              <wp:extent cx="8773749" cy="4258269"/>
              <wp:effectExtent l="0" t="0" r="8890" b="9525"/>
              <wp:docPr id="10108507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50714" name=""/>
                      <pic:cNvPicPr/>
                    </pic:nvPicPr>
                    <pic:blipFill>
                      <a:blip r:embed="rId21"/>
                      <a:stretch>
                        <a:fillRect/>
                      </a:stretch>
                    </pic:blipFill>
                    <pic:spPr>
                      <a:xfrm>
                        <a:off x="0" y="0"/>
                        <a:ext cx="8773749" cy="4258269"/>
                      </a:xfrm>
                      <a:prstGeom prst="rect">
                        <a:avLst/>
                      </a:prstGeom>
                    </pic:spPr>
                  </pic:pic>
                </a:graphicData>
              </a:graphic>
            </wp:inline>
          </w:drawing>
        </w:r>
      </w:ins>
    </w:p>
    <w:sectPr w:rsidR="00E63625" w:rsidRPr="00E63625" w:rsidSect="00E63625">
      <w:pgSz w:w="16838" w:h="11906" w:orient="landscape" w:code="9"/>
      <w:pgMar w:top="1080" w:right="1440" w:bottom="1080" w:left="1440" w:header="851" w:footer="992" w:gutter="0"/>
      <w:cols w:space="425"/>
      <w:docGrid w:type="lines" w:linePitch="360"/>
      <w:sectPrChange w:id="164" w:author="Akari Legal" w:date="2026-03-27T15:19:00Z" w16du:dateUtc="2026-03-27T06:19:00Z">
        <w:sectPr w:rsidR="00E63625" w:rsidRPr="00E63625" w:rsidSect="00E63625">
          <w:pgSz w:w="11906" w:h="16838" w:orient="portrait"/>
          <w:pgMar w:top="1985" w:right="1701" w:bottom="1701" w:left="1701" w:header="851" w:footer="992"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MHT法務" w:date="2026-03-19T09:39:00Z" w:initials="N">
    <w:p w14:paraId="3388FAE3" w14:textId="77777777" w:rsidR="00C709C3" w:rsidRDefault="00C709C3" w:rsidP="00C709C3">
      <w:pPr>
        <w:pStyle w:val="aff2"/>
      </w:pPr>
      <w:r>
        <w:rPr>
          <w:rStyle w:val="aff1"/>
        </w:rPr>
        <w:annotationRef/>
      </w:r>
      <w:r>
        <w:rPr>
          <w:rFonts w:hint="eastAsia"/>
        </w:rPr>
        <w:t>委託者側からも、委託内容の変更を申し入れができるよう修正させていただきました。</w:t>
      </w:r>
    </w:p>
  </w:comment>
  <w:comment w:id="21" w:author="Akari Legal" w:date="2026-03-27T14:28:00Z" w:initials="AL">
    <w:p w14:paraId="6107E115" w14:textId="77777777" w:rsidR="00BA7E7E" w:rsidRDefault="00BA7E7E" w:rsidP="00BA7E7E">
      <w:pPr>
        <w:pStyle w:val="aff2"/>
      </w:pPr>
      <w:r>
        <w:rPr>
          <w:rStyle w:val="aff1"/>
        </w:rPr>
        <w:annotationRef/>
      </w:r>
      <w:r>
        <w:rPr>
          <w:rFonts w:hint="eastAsia"/>
        </w:rPr>
        <w:t>燈</w:t>
      </w:r>
      <w:r>
        <w:rPr>
          <w:rFonts w:hint="eastAsia"/>
        </w:rPr>
        <w:t xml:space="preserve"> </w:t>
      </w:r>
      <w:r>
        <w:t xml:space="preserve">to </w:t>
      </w:r>
      <w:r>
        <w:rPr>
          <w:rFonts w:hint="eastAsia"/>
        </w:rPr>
        <w:t>三井ハイテック様</w:t>
      </w:r>
    </w:p>
    <w:p w14:paraId="1CBDB5E8" w14:textId="77777777" w:rsidR="00BA7E7E" w:rsidRDefault="00BA7E7E" w:rsidP="00BA7E7E">
      <w:pPr>
        <w:pStyle w:val="aff2"/>
      </w:pPr>
      <w:r>
        <w:rPr>
          <w:rFonts w:hint="eastAsia"/>
        </w:rPr>
        <w:t>本修正につきまして応諾いたします。</w:t>
      </w:r>
    </w:p>
  </w:comment>
  <w:comment w:id="49" w:author="MHT法務" w:date="2026-03-19T09:43:00Z" w:initials="N">
    <w:p w14:paraId="761BE2F1" w14:textId="77777777" w:rsidR="00C709C3" w:rsidRDefault="00C709C3" w:rsidP="00C709C3">
      <w:pPr>
        <w:pStyle w:val="aff2"/>
      </w:pPr>
      <w:r>
        <w:rPr>
          <w:rStyle w:val="aff1"/>
        </w:rPr>
        <w:annotationRef/>
      </w:r>
      <w:r>
        <w:rPr>
          <w:rFonts w:hint="eastAsia"/>
        </w:rPr>
        <w:t>弊社内の予算の都合もありますので、超過費用が発生する場合は、事前にその内容と金額を弊社までご連絡いただきますようお願いします。</w:t>
      </w:r>
    </w:p>
  </w:comment>
  <w:comment w:id="50" w:author="Akari Legal" w:date="2026-03-27T14:36:00Z" w:initials="AL">
    <w:p w14:paraId="01DC0E0C" w14:textId="77777777" w:rsidR="00BA7E7E" w:rsidRDefault="00BA7E7E" w:rsidP="00BA7E7E">
      <w:pPr>
        <w:pStyle w:val="aff2"/>
      </w:pPr>
      <w:r>
        <w:rPr>
          <w:rStyle w:val="aff1"/>
        </w:rPr>
        <w:annotationRef/>
      </w:r>
      <w:r>
        <w:rPr>
          <w:rFonts w:hint="eastAsia"/>
        </w:rPr>
        <w:t>燈</w:t>
      </w:r>
      <w:r>
        <w:rPr>
          <w:rFonts w:hint="eastAsia"/>
        </w:rPr>
        <w:t xml:space="preserve"> </w:t>
      </w:r>
      <w:r>
        <w:t xml:space="preserve">to </w:t>
      </w:r>
      <w:r>
        <w:rPr>
          <w:rFonts w:hint="eastAsia"/>
        </w:rPr>
        <w:t>三井ハイテック様</w:t>
      </w:r>
    </w:p>
    <w:p w14:paraId="72139815" w14:textId="77777777" w:rsidR="00BA7E7E" w:rsidRDefault="00BA7E7E" w:rsidP="00BA7E7E">
      <w:pPr>
        <w:pStyle w:val="aff2"/>
      </w:pPr>
      <w:r>
        <w:rPr>
          <w:rFonts w:hint="eastAsia"/>
        </w:rPr>
        <w:t>ご趣旨につきまして承知いたしました。その点、協議の上で決定させて頂きたく、少し追記をしております。</w:t>
      </w:r>
    </w:p>
    <w:p w14:paraId="4FF79AE9" w14:textId="77777777" w:rsidR="00BA7E7E" w:rsidRDefault="00BA7E7E" w:rsidP="00BA7E7E">
      <w:pPr>
        <w:pStyle w:val="aff2"/>
      </w:pPr>
      <w:r>
        <w:rPr>
          <w:rFonts w:hint="eastAsia"/>
        </w:rPr>
        <w:t>ご確認賜れますと幸甚に存します。</w:t>
      </w:r>
    </w:p>
  </w:comment>
  <w:comment w:id="69" w:author="MHT法務" w:date="2026-03-19T09:47:00Z" w:initials="N">
    <w:p w14:paraId="2742C469" w14:textId="77777777" w:rsidR="00C709C3" w:rsidRDefault="00C709C3" w:rsidP="00C709C3">
      <w:pPr>
        <w:pStyle w:val="aff2"/>
      </w:pPr>
      <w:r>
        <w:rPr>
          <w:rStyle w:val="aff1"/>
        </w:rPr>
        <w:annotationRef/>
      </w:r>
      <w:r>
        <w:rPr>
          <w:rFonts w:hint="eastAsia"/>
        </w:rPr>
        <w:t>ご依頼する業務によっては、高度な秘密情報の開示を伴う場合もありますので、再委託先および再委託する業務内容については、事前に弊社の承諾を得て頂くようお願いします。</w:t>
      </w:r>
    </w:p>
  </w:comment>
  <w:comment w:id="70" w:author="Akari Legal" w:date="2026-03-27T14:58:00Z" w:initials="AL">
    <w:p w14:paraId="0F3790BE" w14:textId="77777777" w:rsidR="005B09AC" w:rsidRDefault="005B09AC" w:rsidP="005B09AC">
      <w:pPr>
        <w:pStyle w:val="aff2"/>
      </w:pPr>
      <w:r>
        <w:rPr>
          <w:rStyle w:val="aff1"/>
        </w:rPr>
        <w:annotationRef/>
      </w:r>
      <w:r>
        <w:rPr>
          <w:rFonts w:hint="eastAsia"/>
        </w:rPr>
        <w:t>燈</w:t>
      </w:r>
      <w:r>
        <w:rPr>
          <w:rFonts w:hint="eastAsia"/>
        </w:rPr>
        <w:t xml:space="preserve"> </w:t>
      </w:r>
      <w:r>
        <w:t xml:space="preserve">to </w:t>
      </w:r>
      <w:r>
        <w:rPr>
          <w:rFonts w:hint="eastAsia"/>
        </w:rPr>
        <w:t>三井ハイテック様</w:t>
      </w:r>
    </w:p>
    <w:p w14:paraId="695C696D" w14:textId="77777777" w:rsidR="005B09AC" w:rsidRDefault="005B09AC" w:rsidP="005B09AC">
      <w:pPr>
        <w:pStyle w:val="aff2"/>
      </w:pPr>
      <w:r>
        <w:rPr>
          <w:rFonts w:hint="eastAsia"/>
        </w:rPr>
        <w:t>本契約に関しまして、ご修正案について応諾いたします。</w:t>
      </w:r>
    </w:p>
  </w:comment>
  <w:comment w:id="74" w:author="MHT法務" w:date="2026-03-19T09:53:00Z" w:initials="N">
    <w:p w14:paraId="348C6531" w14:textId="77777777" w:rsidR="009C0F43" w:rsidRDefault="00A50764" w:rsidP="009C0F43">
      <w:pPr>
        <w:pStyle w:val="aff2"/>
      </w:pPr>
      <w:r>
        <w:rPr>
          <w:rStyle w:val="aff1"/>
        </w:rPr>
        <w:annotationRef/>
      </w:r>
      <w:r w:rsidR="009C0F43">
        <w:rPr>
          <w:rFonts w:hint="eastAsia"/>
        </w:rPr>
        <w:t>ここで想定されている「委託者（弊社）の帰責事由」とは具体的にどのような事由なのかわかりかねます。再委託先の業務履行については、全責任を、貴社が貴社自らの業務履行と同様に負っていただくべきと考えますので、削除させていただきました。</w:t>
      </w:r>
      <w:r w:rsidR="009C0F43">
        <w:br/>
      </w:r>
    </w:p>
  </w:comment>
  <w:comment w:id="75" w:author="Akari Legal" w:date="2026-03-27T14:58:00Z" w:initials="AL">
    <w:p w14:paraId="7682EBD7" w14:textId="77777777" w:rsidR="005B09AC" w:rsidRDefault="005B09AC" w:rsidP="005B09AC">
      <w:pPr>
        <w:pStyle w:val="aff2"/>
      </w:pPr>
      <w:r>
        <w:rPr>
          <w:rStyle w:val="aff1"/>
        </w:rPr>
        <w:annotationRef/>
      </w:r>
      <w:r>
        <w:rPr>
          <w:rFonts w:hint="eastAsia"/>
        </w:rPr>
        <w:t>燈</w:t>
      </w:r>
      <w:r>
        <w:rPr>
          <w:rFonts w:hint="eastAsia"/>
        </w:rPr>
        <w:t xml:space="preserve"> </w:t>
      </w:r>
      <w:r>
        <w:t xml:space="preserve">to </w:t>
      </w:r>
      <w:r>
        <w:rPr>
          <w:rFonts w:hint="eastAsia"/>
        </w:rPr>
        <w:t>三井ハイテック様</w:t>
      </w:r>
    </w:p>
    <w:p w14:paraId="23950EA5" w14:textId="77777777" w:rsidR="005B09AC" w:rsidRDefault="005B09AC" w:rsidP="005B09AC">
      <w:pPr>
        <w:pStyle w:val="aff2"/>
      </w:pPr>
      <w:r>
        <w:rPr>
          <w:rFonts w:hint="eastAsia"/>
        </w:rPr>
        <w:t>本修正に関して応諾いたします。</w:t>
      </w:r>
    </w:p>
  </w:comment>
  <w:comment w:id="78" w:author="MHT法務" w:date="2026-03-19T09:57:00Z" w:initials="N">
    <w:p w14:paraId="5D97470D" w14:textId="731D324F" w:rsidR="00A50764" w:rsidRDefault="00A50764" w:rsidP="00A50764">
      <w:pPr>
        <w:pStyle w:val="aff2"/>
      </w:pPr>
      <w:r>
        <w:rPr>
          <w:rStyle w:val="aff1"/>
        </w:rPr>
        <w:annotationRef/>
      </w:r>
      <w:r>
        <w:rPr>
          <w:rFonts w:hint="eastAsia"/>
        </w:rPr>
        <w:t>「性質上報告を要しないもの」の判断基準が不明確です。弊社＝委託者がお願いした際および本業務が終了した際には、報告をお願いします。</w:t>
      </w:r>
    </w:p>
  </w:comment>
  <w:comment w:id="79" w:author="Akari Legal" w:date="2026-03-27T15:02:00Z" w:initials="AL">
    <w:p w14:paraId="35FEA26D" w14:textId="77777777" w:rsidR="006952B7" w:rsidRDefault="006952B7" w:rsidP="006952B7">
      <w:pPr>
        <w:pStyle w:val="aff2"/>
      </w:pPr>
      <w:r>
        <w:rPr>
          <w:rStyle w:val="aff1"/>
        </w:rPr>
        <w:annotationRef/>
      </w:r>
      <w:r>
        <w:rPr>
          <w:rFonts w:hint="eastAsia"/>
        </w:rPr>
        <w:t>燈</w:t>
      </w:r>
      <w:r>
        <w:rPr>
          <w:rFonts w:hint="eastAsia"/>
        </w:rPr>
        <w:t xml:space="preserve"> to </w:t>
      </w:r>
      <w:r>
        <w:rPr>
          <w:rFonts w:hint="eastAsia"/>
        </w:rPr>
        <w:t>三井ハイテック様</w:t>
      </w:r>
    </w:p>
    <w:p w14:paraId="5F4379EB" w14:textId="77777777" w:rsidR="006952B7" w:rsidRDefault="006952B7" w:rsidP="006952B7">
      <w:pPr>
        <w:pStyle w:val="aff2"/>
      </w:pPr>
      <w:r>
        <w:rPr>
          <w:rFonts w:hint="eastAsia"/>
        </w:rPr>
        <w:t>本修正に関して応諾いたします。</w:t>
      </w:r>
    </w:p>
  </w:comment>
  <w:comment w:id="124" w:author="MHT法務" w:date="2026-03-19T10:19:00Z" w:initials="N">
    <w:p w14:paraId="69BDF7C3" w14:textId="38F693D3" w:rsidR="008E7819" w:rsidRDefault="008E7819" w:rsidP="008E7819">
      <w:pPr>
        <w:pStyle w:val="aff2"/>
      </w:pPr>
      <w:r>
        <w:rPr>
          <w:rStyle w:val="aff1"/>
        </w:rPr>
        <w:annotationRef/>
      </w:r>
      <w:r>
        <w:rPr>
          <w:rFonts w:hint="eastAsia"/>
        </w:rPr>
        <w:t>法律で定められる損害賠償請求権が減縮させる部分について削除いたしました。</w:t>
      </w:r>
    </w:p>
  </w:comment>
  <w:comment w:id="125" w:author="Akari Legal" w:date="2026-03-27T15:08:00Z" w:initials="AL">
    <w:p w14:paraId="7A2D4F56" w14:textId="77777777" w:rsidR="006952B7" w:rsidRDefault="006952B7" w:rsidP="006952B7">
      <w:pPr>
        <w:pStyle w:val="aff2"/>
      </w:pPr>
      <w:r>
        <w:rPr>
          <w:rStyle w:val="aff1"/>
        </w:rPr>
        <w:annotationRef/>
      </w:r>
      <w:r>
        <w:rPr>
          <w:rFonts w:hint="eastAsia"/>
        </w:rPr>
        <w:t>燈</w:t>
      </w:r>
      <w:r>
        <w:rPr>
          <w:rFonts w:hint="eastAsia"/>
        </w:rPr>
        <w:t xml:space="preserve"> </w:t>
      </w:r>
      <w:r>
        <w:t xml:space="preserve">to </w:t>
      </w:r>
      <w:r>
        <w:rPr>
          <w:rFonts w:hint="eastAsia"/>
        </w:rPr>
        <w:t>三井ハイテック様</w:t>
      </w:r>
    </w:p>
    <w:p w14:paraId="3749898F" w14:textId="77777777" w:rsidR="006952B7" w:rsidRDefault="006952B7" w:rsidP="006952B7">
      <w:pPr>
        <w:pStyle w:val="aff2"/>
      </w:pPr>
      <w:r>
        <w:rPr>
          <w:rFonts w:hint="eastAsia"/>
        </w:rPr>
        <w:t>損害賠償に係る点に関しましては、弊社のリスク管理上も一定の限定を入れさせて頂きたく存じます。</w:t>
      </w:r>
    </w:p>
    <w:p w14:paraId="14B79ADC" w14:textId="77777777" w:rsidR="006952B7" w:rsidRDefault="006952B7" w:rsidP="006952B7">
      <w:pPr>
        <w:pStyle w:val="aff2"/>
      </w:pPr>
      <w:r>
        <w:rPr>
          <w:rFonts w:hint="eastAsia"/>
        </w:rPr>
        <w:t>こちら修正案として、故意又は重過失の場合における上限の撤廃等を盛り込んでおりますので、改めましてご検討賜れますと幸甚に存じます。</w:t>
      </w:r>
    </w:p>
  </w:comment>
  <w:comment w:id="136" w:author="MHT法務" w:date="2026-03-19T10:21:00Z" w:initials="N">
    <w:p w14:paraId="6D764086" w14:textId="77777777" w:rsidR="00D80640" w:rsidRDefault="00D80640" w:rsidP="00D80640">
      <w:pPr>
        <w:pStyle w:val="aff2"/>
      </w:pPr>
      <w:r>
        <w:rPr>
          <w:rStyle w:val="aff1"/>
        </w:rPr>
        <w:annotationRef/>
      </w:r>
      <w:r>
        <w:rPr>
          <w:rFonts w:hint="eastAsia"/>
        </w:rPr>
        <w:t>輸送機関・通信回線の事故は、原因によっては不可抗力にあたらないため、削除させていただきました。</w:t>
      </w:r>
    </w:p>
  </w:comment>
  <w:comment w:id="137" w:author="Akari Legal" w:date="2026-03-27T15:14:00Z" w:initials="AL">
    <w:p w14:paraId="215FFC64" w14:textId="77777777" w:rsidR="003E07DC" w:rsidRDefault="003E07DC" w:rsidP="003E07DC">
      <w:pPr>
        <w:pStyle w:val="aff2"/>
      </w:pPr>
      <w:r>
        <w:rPr>
          <w:rStyle w:val="aff1"/>
        </w:rPr>
        <w:annotationRef/>
      </w:r>
      <w:r>
        <w:rPr>
          <w:rFonts w:hint="eastAsia"/>
        </w:rPr>
        <w:t>燈</w:t>
      </w:r>
      <w:r>
        <w:rPr>
          <w:rFonts w:hint="eastAsia"/>
        </w:rPr>
        <w:t xml:space="preserve"> </w:t>
      </w:r>
      <w:r>
        <w:t xml:space="preserve">to </w:t>
      </w:r>
      <w:r>
        <w:rPr>
          <w:rFonts w:hint="eastAsia"/>
        </w:rPr>
        <w:t>三井ハイテック様</w:t>
      </w:r>
    </w:p>
    <w:p w14:paraId="02AEF0CB" w14:textId="77777777" w:rsidR="003E07DC" w:rsidRDefault="003E07DC" w:rsidP="003E07DC">
      <w:pPr>
        <w:pStyle w:val="aff2"/>
      </w:pPr>
      <w:r>
        <w:rPr>
          <w:rFonts w:hint="eastAsia"/>
        </w:rPr>
        <w:t>これらの事象につきましても、弊社にてコントロールのできない事象となりますため、原案通りとしていただけますと幸甚に存じます。</w:t>
      </w:r>
    </w:p>
  </w:comment>
  <w:comment w:id="143" w:author="MHT法務" w:date="2026-03-19T10:27:00Z" w:initials="N">
    <w:p w14:paraId="72A54AE3" w14:textId="77777777" w:rsidR="00D80640" w:rsidRDefault="00D80640" w:rsidP="00D80640">
      <w:pPr>
        <w:pStyle w:val="aff2"/>
      </w:pPr>
      <w:r>
        <w:rPr>
          <w:rStyle w:val="aff1"/>
        </w:rPr>
        <w:annotationRef/>
      </w:r>
      <w:r>
        <w:rPr>
          <w:rFonts w:hint="eastAsia"/>
        </w:rPr>
        <w:t>途中解約の場合の対価のお支払い可否については、その理由によっても変わってくると思いますので、削除させていただきました。</w:t>
      </w:r>
    </w:p>
  </w:comment>
  <w:comment w:id="144" w:author="Akari Legal" w:date="2026-03-27T15:18:00Z" w:initials="AL">
    <w:p w14:paraId="091E81CA" w14:textId="77777777" w:rsidR="003E07DC" w:rsidRDefault="003E07DC" w:rsidP="003E07DC">
      <w:pPr>
        <w:pStyle w:val="aff2"/>
      </w:pPr>
      <w:r>
        <w:rPr>
          <w:rStyle w:val="aff1"/>
        </w:rPr>
        <w:annotationRef/>
      </w:r>
      <w:r>
        <w:rPr>
          <w:rFonts w:hint="eastAsia"/>
        </w:rPr>
        <w:t>燈</w:t>
      </w:r>
      <w:r>
        <w:rPr>
          <w:rFonts w:hint="eastAsia"/>
        </w:rPr>
        <w:t xml:space="preserve"> to </w:t>
      </w:r>
      <w:r>
        <w:rPr>
          <w:rFonts w:hint="eastAsia"/>
        </w:rPr>
        <w:t>三井ハイテック様</w:t>
      </w:r>
    </w:p>
    <w:p w14:paraId="68B2AC41" w14:textId="77777777" w:rsidR="003E07DC" w:rsidRDefault="003E07DC" w:rsidP="003E07DC">
      <w:pPr>
        <w:pStyle w:val="aff2"/>
      </w:pPr>
      <w:r>
        <w:rPr>
          <w:rFonts w:hint="eastAsia"/>
        </w:rPr>
        <w:t>本契約につきましては、準委任契約でありますところ、理由の如何によりましてもそれまでの業務遂行をしていることから、原案の通りとしていただきたく、ご確認賜れますと幸甚に存じます。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88FAE3" w15:done="0"/>
  <w15:commentEx w15:paraId="1CBDB5E8" w15:paraIdParent="3388FAE3" w15:done="0"/>
  <w15:commentEx w15:paraId="761BE2F1" w15:done="0"/>
  <w15:commentEx w15:paraId="4FF79AE9" w15:paraIdParent="761BE2F1" w15:done="0"/>
  <w15:commentEx w15:paraId="2742C469" w15:done="0"/>
  <w15:commentEx w15:paraId="695C696D" w15:paraIdParent="2742C469" w15:done="0"/>
  <w15:commentEx w15:paraId="348C6531" w15:done="0"/>
  <w15:commentEx w15:paraId="23950EA5" w15:paraIdParent="348C6531" w15:done="0"/>
  <w15:commentEx w15:paraId="5D97470D" w15:done="0"/>
  <w15:commentEx w15:paraId="5F4379EB" w15:paraIdParent="5D97470D" w15:done="0"/>
  <w15:commentEx w15:paraId="69BDF7C3" w15:done="0"/>
  <w15:commentEx w15:paraId="14B79ADC" w15:paraIdParent="69BDF7C3" w15:done="0"/>
  <w15:commentEx w15:paraId="6D764086" w15:done="0"/>
  <w15:commentEx w15:paraId="02AEF0CB" w15:paraIdParent="6D764086" w15:done="0"/>
  <w15:commentEx w15:paraId="72A54AE3" w15:done="0"/>
  <w15:commentEx w15:paraId="68B2AC41" w15:paraIdParent="72A54A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D465EA" w16cex:dateUtc="2026-03-19T00:39:00Z"/>
  <w16cex:commentExtensible w16cex:durableId="56F7AE9E" w16cex:dateUtc="2026-03-27T05:28:00Z"/>
  <w16cex:commentExtensible w16cex:durableId="11C809AE" w16cex:dateUtc="2026-03-19T00:43:00Z"/>
  <w16cex:commentExtensible w16cex:durableId="7E2A34D4" w16cex:dateUtc="2026-03-27T05:36:00Z"/>
  <w16cex:commentExtensible w16cex:durableId="379FAE6F" w16cex:dateUtc="2026-03-19T00:47:00Z"/>
  <w16cex:commentExtensible w16cex:durableId="6D0B3114" w16cex:dateUtc="2026-03-27T05:58:00Z"/>
  <w16cex:commentExtensible w16cex:durableId="425A1090" w16cex:dateUtc="2026-03-19T00:53:00Z"/>
  <w16cex:commentExtensible w16cex:durableId="75F49022" w16cex:dateUtc="2026-03-27T05:58:00Z"/>
  <w16cex:commentExtensible w16cex:durableId="5568996F" w16cex:dateUtc="2026-03-19T00:57:00Z"/>
  <w16cex:commentExtensible w16cex:durableId="3D8FC672" w16cex:dateUtc="2026-03-27T06:02:00Z"/>
  <w16cex:commentExtensible w16cex:durableId="190F63CB" w16cex:dateUtc="2026-03-19T01:19:00Z"/>
  <w16cex:commentExtensible w16cex:durableId="00BA0733" w16cex:dateUtc="2026-03-27T06:08:00Z"/>
  <w16cex:commentExtensible w16cex:durableId="3BB33AEC" w16cex:dateUtc="2026-03-19T01:21:00Z"/>
  <w16cex:commentExtensible w16cex:durableId="63A7F877" w16cex:dateUtc="2026-03-27T06:14:00Z"/>
  <w16cex:commentExtensible w16cex:durableId="472A4916" w16cex:dateUtc="2026-03-19T01:27:00Z"/>
  <w16cex:commentExtensible w16cex:durableId="633F06AB" w16cex:dateUtc="2026-03-27T0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88FAE3" w16cid:durableId="5CD465EA"/>
  <w16cid:commentId w16cid:paraId="1CBDB5E8" w16cid:durableId="56F7AE9E"/>
  <w16cid:commentId w16cid:paraId="761BE2F1" w16cid:durableId="11C809AE"/>
  <w16cid:commentId w16cid:paraId="4FF79AE9" w16cid:durableId="7E2A34D4"/>
  <w16cid:commentId w16cid:paraId="2742C469" w16cid:durableId="379FAE6F"/>
  <w16cid:commentId w16cid:paraId="695C696D" w16cid:durableId="6D0B3114"/>
  <w16cid:commentId w16cid:paraId="348C6531" w16cid:durableId="425A1090"/>
  <w16cid:commentId w16cid:paraId="23950EA5" w16cid:durableId="75F49022"/>
  <w16cid:commentId w16cid:paraId="5D97470D" w16cid:durableId="5568996F"/>
  <w16cid:commentId w16cid:paraId="5F4379EB" w16cid:durableId="3D8FC672"/>
  <w16cid:commentId w16cid:paraId="69BDF7C3" w16cid:durableId="190F63CB"/>
  <w16cid:commentId w16cid:paraId="14B79ADC" w16cid:durableId="00BA0733"/>
  <w16cid:commentId w16cid:paraId="6D764086" w16cid:durableId="3BB33AEC"/>
  <w16cid:commentId w16cid:paraId="02AEF0CB" w16cid:durableId="63A7F877"/>
  <w16cid:commentId w16cid:paraId="72A54AE3" w16cid:durableId="472A4916"/>
  <w16cid:commentId w16cid:paraId="68B2AC41" w16cid:durableId="633F06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F43BA" w14:textId="77777777" w:rsidR="00BC769F" w:rsidRDefault="00BC769F" w:rsidP="008507B2">
      <w:r>
        <w:separator/>
      </w:r>
    </w:p>
  </w:endnote>
  <w:endnote w:type="continuationSeparator" w:id="0">
    <w:p w14:paraId="10D575AC" w14:textId="77777777" w:rsidR="00BC769F" w:rsidRDefault="00BC769F" w:rsidP="00850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w:altName w:val="游ゴシック"/>
    <w:panose1 w:val="00000000000000000000"/>
    <w:charset w:val="80"/>
    <w:family w:val="roman"/>
    <w:notTrueType/>
    <w:pitch w:val="default"/>
    <w:sig w:usb0="00000001" w:usb1="08070000" w:usb2="00000010" w:usb3="00000000" w:csb0="00020000" w:csb1="00000000"/>
  </w:font>
  <w:font w:name="Yu Gothic">
    <w:altName w:val="游ゴシック"/>
    <w:panose1 w:val="020B04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4F88" w14:textId="77777777" w:rsidR="00E63625" w:rsidRDefault="00E63625">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vanish/>
        <w:highlight w:val="yellow"/>
      </w:rPr>
      <w:id w:val="-1773620123"/>
      <w:docPartObj>
        <w:docPartGallery w:val="Page Numbers (Bottom of Page)"/>
        <w:docPartUnique/>
      </w:docPartObj>
    </w:sdtPr>
    <w:sdtContent>
      <w:p w14:paraId="576B0BE3" w14:textId="51CD918C" w:rsidR="002C7252" w:rsidRDefault="002C7252">
        <w:pPr>
          <w:pStyle w:val="aa"/>
          <w:jc w:val="center"/>
        </w:pPr>
        <w:r>
          <w:fldChar w:fldCharType="begin"/>
        </w:r>
        <w:r>
          <w:instrText>PAGE   \* MERGEFORMAT</w:instrText>
        </w:r>
        <w:r>
          <w:fldChar w:fldCharType="separate"/>
        </w:r>
        <w:r w:rsidR="0006457F" w:rsidRPr="0006457F">
          <w:rPr>
            <w:noProof/>
            <w:lang w:val="ja-JP"/>
          </w:rPr>
          <w:t>7</w:t>
        </w:r>
        <w:r>
          <w:fldChar w:fldCharType="end"/>
        </w:r>
      </w:p>
    </w:sdtContent>
  </w:sdt>
  <w:p w14:paraId="40B3F32F" w14:textId="77777777" w:rsidR="002C7252" w:rsidRDefault="002C7252">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7192C" w14:textId="77777777" w:rsidR="00E63625" w:rsidRDefault="00E6362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D7CDD" w14:textId="77777777" w:rsidR="00BC769F" w:rsidRDefault="00BC769F" w:rsidP="008507B2">
      <w:r>
        <w:separator/>
      </w:r>
    </w:p>
  </w:footnote>
  <w:footnote w:type="continuationSeparator" w:id="0">
    <w:p w14:paraId="7D61EAC9" w14:textId="77777777" w:rsidR="00BC769F" w:rsidRDefault="00BC769F" w:rsidP="008507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73FDD" w14:textId="77777777" w:rsidR="00E63625" w:rsidRDefault="00E6362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EF55" w14:textId="08FA8E09" w:rsidR="00CD118F" w:rsidRPr="00C73F61" w:rsidRDefault="00987614" w:rsidP="00CD118F">
    <w:pPr>
      <w:pStyle w:val="a8"/>
      <w:jc w:val="right"/>
      <w:rPr>
        <w:rFonts w:ascii="游明朝" w:eastAsia="游明朝" w:hAnsi="游明朝"/>
        <w:i/>
      </w:rPr>
    </w:pPr>
    <w:r>
      <w:rPr>
        <w:rFonts w:ascii="游明朝" w:eastAsia="游明朝" w:hAnsi="游明朝"/>
        <w:i/>
      </w:rPr>
      <w:t>Akari</w:t>
    </w:r>
    <w:r w:rsidR="00077CB8">
      <w:rPr>
        <w:rFonts w:ascii="游明朝" w:eastAsia="游明朝" w:hAnsi="游明朝" w:hint="eastAsia"/>
        <w:i/>
      </w:rPr>
      <w:t>, Inc.</w:t>
    </w:r>
    <w:r w:rsidR="00CD118F" w:rsidRPr="00C73F61">
      <w:rPr>
        <w:rFonts w:ascii="游明朝" w:eastAsia="游明朝" w:hAnsi="游明朝"/>
        <w:i/>
      </w:rPr>
      <w:t xml:space="preserve"> All Rights Reserved</w:t>
    </w:r>
  </w:p>
  <w:p w14:paraId="1A8755CA" w14:textId="77777777" w:rsidR="00CD118F" w:rsidRDefault="00CD118F" w:rsidP="00CD118F">
    <w:pPr>
      <w:pStyle w:val="a8"/>
      <w:tabs>
        <w:tab w:val="clear" w:pos="4252"/>
        <w:tab w:val="clear" w:pos="8504"/>
        <w:tab w:val="left" w:pos="3257"/>
      </w:tabs>
      <w:jc w:val="right"/>
    </w:pPr>
    <w:r>
      <w:rPr>
        <w:rFonts w:ascii="游明朝" w:eastAsia="游明朝" w:hAnsi="游明朝"/>
        <w:i/>
      </w:rPr>
      <w:tab/>
    </w:r>
    <w:r w:rsidRPr="00C73F61">
      <w:rPr>
        <w:rFonts w:ascii="游明朝" w:eastAsia="游明朝" w:hAnsi="游明朝"/>
        <w:i/>
      </w:rPr>
      <w:t>Ver. 1.</w:t>
    </w:r>
    <w:r>
      <w:rPr>
        <w:rFonts w:ascii="游明朝" w:eastAsia="游明朝" w:hAnsi="游明朝"/>
        <w:i/>
      </w:rPr>
      <w:t>0</w:t>
    </w:r>
  </w:p>
  <w:p w14:paraId="7960F1B9" w14:textId="77777777" w:rsidR="00CD118F" w:rsidRPr="00CD118F" w:rsidRDefault="00CD118F">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8E08" w14:textId="77777777" w:rsidR="00E63625" w:rsidRDefault="00E63625">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682"/>
    <w:multiLevelType w:val="hybridMultilevel"/>
    <w:tmpl w:val="5C64C15E"/>
    <w:lvl w:ilvl="0" w:tplc="1A1CFF3C">
      <w:start w:val="1"/>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 w15:restartNumberingAfterBreak="0">
    <w:nsid w:val="01A71BC0"/>
    <w:multiLevelType w:val="hybridMultilevel"/>
    <w:tmpl w:val="F03CC81E"/>
    <w:lvl w:ilvl="0" w:tplc="E37E0376">
      <w:start w:val="1"/>
      <w:numFmt w:val="decimal"/>
      <w:lvlText w:val="%1."/>
      <w:lvlJc w:val="left"/>
      <w:pPr>
        <w:ind w:left="420" w:hanging="420"/>
      </w:pPr>
      <w:rPr>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EE87A35"/>
    <w:multiLevelType w:val="hybridMultilevel"/>
    <w:tmpl w:val="B18E3C5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5546C1D"/>
    <w:multiLevelType w:val="hybridMultilevel"/>
    <w:tmpl w:val="B6320D66"/>
    <w:lvl w:ilvl="0" w:tplc="1A1CFF3C">
      <w:start w:val="1"/>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 w15:restartNumberingAfterBreak="0">
    <w:nsid w:val="15BA300D"/>
    <w:multiLevelType w:val="hybridMultilevel"/>
    <w:tmpl w:val="4D02D7D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D1E505A"/>
    <w:multiLevelType w:val="hybridMultilevel"/>
    <w:tmpl w:val="A516C51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34B3BEB"/>
    <w:multiLevelType w:val="hybridMultilevel"/>
    <w:tmpl w:val="FDD2054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FFD1A63"/>
    <w:multiLevelType w:val="hybridMultilevel"/>
    <w:tmpl w:val="1D3E4ED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90E4FEF"/>
    <w:multiLevelType w:val="hybridMultilevel"/>
    <w:tmpl w:val="6682E1D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9324299"/>
    <w:multiLevelType w:val="hybridMultilevel"/>
    <w:tmpl w:val="6682E1D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E5553C8"/>
    <w:multiLevelType w:val="hybridMultilevel"/>
    <w:tmpl w:val="65F28BC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4086C31"/>
    <w:multiLevelType w:val="hybridMultilevel"/>
    <w:tmpl w:val="E4F2B0A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D250CA0"/>
    <w:multiLevelType w:val="hybridMultilevel"/>
    <w:tmpl w:val="A516C51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66A3397B"/>
    <w:multiLevelType w:val="hybridMultilevel"/>
    <w:tmpl w:val="D6EA81F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67087B13"/>
    <w:multiLevelType w:val="hybridMultilevel"/>
    <w:tmpl w:val="AA66869E"/>
    <w:lvl w:ilvl="0" w:tplc="04090011">
      <w:start w:val="1"/>
      <w:numFmt w:val="decimalEnclosedCircle"/>
      <w:lvlText w:val="%1"/>
      <w:lvlJc w:val="left"/>
      <w:pPr>
        <w:ind w:left="1231" w:hanging="420"/>
      </w:pPr>
    </w:lvl>
    <w:lvl w:ilvl="1" w:tplc="04090017" w:tentative="1">
      <w:start w:val="1"/>
      <w:numFmt w:val="aiueoFullWidth"/>
      <w:lvlText w:val="(%2)"/>
      <w:lvlJc w:val="left"/>
      <w:pPr>
        <w:ind w:left="1651" w:hanging="420"/>
      </w:pPr>
    </w:lvl>
    <w:lvl w:ilvl="2" w:tplc="04090011" w:tentative="1">
      <w:start w:val="1"/>
      <w:numFmt w:val="decimalEnclosedCircle"/>
      <w:lvlText w:val="%3"/>
      <w:lvlJc w:val="left"/>
      <w:pPr>
        <w:ind w:left="2071" w:hanging="420"/>
      </w:pPr>
    </w:lvl>
    <w:lvl w:ilvl="3" w:tplc="0409000F" w:tentative="1">
      <w:start w:val="1"/>
      <w:numFmt w:val="decimal"/>
      <w:lvlText w:val="%4."/>
      <w:lvlJc w:val="left"/>
      <w:pPr>
        <w:ind w:left="2491" w:hanging="420"/>
      </w:pPr>
    </w:lvl>
    <w:lvl w:ilvl="4" w:tplc="04090017" w:tentative="1">
      <w:start w:val="1"/>
      <w:numFmt w:val="aiueoFullWidth"/>
      <w:lvlText w:val="(%5)"/>
      <w:lvlJc w:val="left"/>
      <w:pPr>
        <w:ind w:left="2911" w:hanging="420"/>
      </w:pPr>
    </w:lvl>
    <w:lvl w:ilvl="5" w:tplc="04090011" w:tentative="1">
      <w:start w:val="1"/>
      <w:numFmt w:val="decimalEnclosedCircle"/>
      <w:lvlText w:val="%6"/>
      <w:lvlJc w:val="left"/>
      <w:pPr>
        <w:ind w:left="3331" w:hanging="420"/>
      </w:pPr>
    </w:lvl>
    <w:lvl w:ilvl="6" w:tplc="0409000F" w:tentative="1">
      <w:start w:val="1"/>
      <w:numFmt w:val="decimal"/>
      <w:lvlText w:val="%7."/>
      <w:lvlJc w:val="left"/>
      <w:pPr>
        <w:ind w:left="3751" w:hanging="420"/>
      </w:pPr>
    </w:lvl>
    <w:lvl w:ilvl="7" w:tplc="04090017" w:tentative="1">
      <w:start w:val="1"/>
      <w:numFmt w:val="aiueoFullWidth"/>
      <w:lvlText w:val="(%8)"/>
      <w:lvlJc w:val="left"/>
      <w:pPr>
        <w:ind w:left="4171" w:hanging="420"/>
      </w:pPr>
    </w:lvl>
    <w:lvl w:ilvl="8" w:tplc="04090011" w:tentative="1">
      <w:start w:val="1"/>
      <w:numFmt w:val="decimalEnclosedCircle"/>
      <w:lvlText w:val="%9"/>
      <w:lvlJc w:val="left"/>
      <w:pPr>
        <w:ind w:left="4591" w:hanging="420"/>
      </w:pPr>
    </w:lvl>
  </w:abstractNum>
  <w:abstractNum w:abstractNumId="15" w15:restartNumberingAfterBreak="0">
    <w:nsid w:val="6D856488"/>
    <w:multiLevelType w:val="hybridMultilevel"/>
    <w:tmpl w:val="1AFCA1FE"/>
    <w:lvl w:ilvl="0" w:tplc="1A1CFF3C">
      <w:start w:val="1"/>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71DD72A3"/>
    <w:multiLevelType w:val="hybridMultilevel"/>
    <w:tmpl w:val="3DE2873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7B0E0FE0"/>
    <w:multiLevelType w:val="hybridMultilevel"/>
    <w:tmpl w:val="8706527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7E4A381D"/>
    <w:multiLevelType w:val="hybridMultilevel"/>
    <w:tmpl w:val="D0A8712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06315495">
    <w:abstractNumId w:val="5"/>
  </w:num>
  <w:num w:numId="2" w16cid:durableId="1588490896">
    <w:abstractNumId w:val="12"/>
  </w:num>
  <w:num w:numId="3" w16cid:durableId="1912958372">
    <w:abstractNumId w:val="0"/>
  </w:num>
  <w:num w:numId="4" w16cid:durableId="719983352">
    <w:abstractNumId w:val="17"/>
  </w:num>
  <w:num w:numId="5" w16cid:durableId="427887880">
    <w:abstractNumId w:val="8"/>
  </w:num>
  <w:num w:numId="6" w16cid:durableId="1524392667">
    <w:abstractNumId w:val="9"/>
  </w:num>
  <w:num w:numId="7" w16cid:durableId="1510757413">
    <w:abstractNumId w:val="18"/>
  </w:num>
  <w:num w:numId="8" w16cid:durableId="1020395895">
    <w:abstractNumId w:val="2"/>
  </w:num>
  <w:num w:numId="9" w16cid:durableId="2245246">
    <w:abstractNumId w:val="3"/>
  </w:num>
  <w:num w:numId="10" w16cid:durableId="836574585">
    <w:abstractNumId w:val="11"/>
  </w:num>
  <w:num w:numId="11" w16cid:durableId="760417918">
    <w:abstractNumId w:val="14"/>
  </w:num>
  <w:num w:numId="12" w16cid:durableId="1289973962">
    <w:abstractNumId w:val="6"/>
  </w:num>
  <w:num w:numId="13" w16cid:durableId="476923014">
    <w:abstractNumId w:val="13"/>
  </w:num>
  <w:num w:numId="14" w16cid:durableId="941187459">
    <w:abstractNumId w:val="4"/>
  </w:num>
  <w:num w:numId="15" w16cid:durableId="2037659865">
    <w:abstractNumId w:val="1"/>
  </w:num>
  <w:num w:numId="16" w16cid:durableId="1829899372">
    <w:abstractNumId w:val="16"/>
  </w:num>
  <w:num w:numId="17" w16cid:durableId="704983121">
    <w:abstractNumId w:val="10"/>
  </w:num>
  <w:num w:numId="18" w16cid:durableId="579145022">
    <w:abstractNumId w:val="15"/>
  </w:num>
  <w:num w:numId="19" w16cid:durableId="971325317">
    <w:abstractNumId w:val="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山藤 篤志">
    <w15:presenceInfo w15:providerId="AD" w15:userId="S::atsushi.santo@akariinc.co.jp::945ffa67-f9d5-42df-9aa6-7f02aa952c1b"/>
  </w15:person>
  <w15:person w15:author="Akari Legal">
    <w15:presenceInfo w15:providerId="None" w15:userId="Akari Legal"/>
  </w15:person>
  <w15:person w15:author="MHT法務">
    <w15:presenceInfo w15:providerId="None" w15:userId="MHT法務"/>
  </w15:person>
  <w15:person w15:author="Nakashima.Hideki_(中島 英樹)">
    <w15:presenceInfo w15:providerId="AD" w15:userId="S::hideki-nakashima@mitsui-high-tec.com::173762ba-5454-4906-93e4-1111c28f4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trackRevisions/>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6EE"/>
    <w:rsid w:val="0000421C"/>
    <w:rsid w:val="000043D2"/>
    <w:rsid w:val="00004C52"/>
    <w:rsid w:val="00007A67"/>
    <w:rsid w:val="00011F6B"/>
    <w:rsid w:val="00012ED1"/>
    <w:rsid w:val="00013C3D"/>
    <w:rsid w:val="00015BAC"/>
    <w:rsid w:val="00016F0C"/>
    <w:rsid w:val="00020E50"/>
    <w:rsid w:val="000233C7"/>
    <w:rsid w:val="00023A82"/>
    <w:rsid w:val="000243F9"/>
    <w:rsid w:val="00027441"/>
    <w:rsid w:val="00031854"/>
    <w:rsid w:val="0003441B"/>
    <w:rsid w:val="00041A13"/>
    <w:rsid w:val="00044069"/>
    <w:rsid w:val="000446B0"/>
    <w:rsid w:val="000461C5"/>
    <w:rsid w:val="00046846"/>
    <w:rsid w:val="000478CB"/>
    <w:rsid w:val="00050430"/>
    <w:rsid w:val="000553B5"/>
    <w:rsid w:val="000556EF"/>
    <w:rsid w:val="00055ED5"/>
    <w:rsid w:val="000572D1"/>
    <w:rsid w:val="00060ABD"/>
    <w:rsid w:val="00063760"/>
    <w:rsid w:val="0006457F"/>
    <w:rsid w:val="000667C1"/>
    <w:rsid w:val="00067259"/>
    <w:rsid w:val="00070150"/>
    <w:rsid w:val="000713CC"/>
    <w:rsid w:val="000716F5"/>
    <w:rsid w:val="0007415D"/>
    <w:rsid w:val="00075BD2"/>
    <w:rsid w:val="000761EA"/>
    <w:rsid w:val="00077A69"/>
    <w:rsid w:val="00077CB8"/>
    <w:rsid w:val="00085845"/>
    <w:rsid w:val="00086AB5"/>
    <w:rsid w:val="00091717"/>
    <w:rsid w:val="000926B1"/>
    <w:rsid w:val="000A539B"/>
    <w:rsid w:val="000A7494"/>
    <w:rsid w:val="000B2A9C"/>
    <w:rsid w:val="000B3C72"/>
    <w:rsid w:val="000B792A"/>
    <w:rsid w:val="000C05CE"/>
    <w:rsid w:val="000C2269"/>
    <w:rsid w:val="000C4E8C"/>
    <w:rsid w:val="000C56EE"/>
    <w:rsid w:val="000C619C"/>
    <w:rsid w:val="000C6478"/>
    <w:rsid w:val="000C67DB"/>
    <w:rsid w:val="000D281F"/>
    <w:rsid w:val="000D40F3"/>
    <w:rsid w:val="000D5C68"/>
    <w:rsid w:val="000E0277"/>
    <w:rsid w:val="000E0E62"/>
    <w:rsid w:val="000F213E"/>
    <w:rsid w:val="000F5799"/>
    <w:rsid w:val="000F6602"/>
    <w:rsid w:val="000F67B6"/>
    <w:rsid w:val="000F6BC5"/>
    <w:rsid w:val="000F6C9E"/>
    <w:rsid w:val="000F7B87"/>
    <w:rsid w:val="00100854"/>
    <w:rsid w:val="00101114"/>
    <w:rsid w:val="0010414A"/>
    <w:rsid w:val="00111569"/>
    <w:rsid w:val="00114071"/>
    <w:rsid w:val="001141E4"/>
    <w:rsid w:val="00116110"/>
    <w:rsid w:val="00122677"/>
    <w:rsid w:val="00123DAE"/>
    <w:rsid w:val="00124AA8"/>
    <w:rsid w:val="00124B26"/>
    <w:rsid w:val="001321DE"/>
    <w:rsid w:val="00132CFD"/>
    <w:rsid w:val="00141AD2"/>
    <w:rsid w:val="00144AF3"/>
    <w:rsid w:val="00146481"/>
    <w:rsid w:val="001468D6"/>
    <w:rsid w:val="0014698C"/>
    <w:rsid w:val="00147CBA"/>
    <w:rsid w:val="00150EF1"/>
    <w:rsid w:val="00152CAA"/>
    <w:rsid w:val="001530A5"/>
    <w:rsid w:val="00156ADB"/>
    <w:rsid w:val="001609ED"/>
    <w:rsid w:val="001614CC"/>
    <w:rsid w:val="0016297A"/>
    <w:rsid w:val="00164A72"/>
    <w:rsid w:val="00167C39"/>
    <w:rsid w:val="00170DF8"/>
    <w:rsid w:val="00171959"/>
    <w:rsid w:val="00177690"/>
    <w:rsid w:val="00180D91"/>
    <w:rsid w:val="001941A8"/>
    <w:rsid w:val="001A023E"/>
    <w:rsid w:val="001A07B0"/>
    <w:rsid w:val="001A14B6"/>
    <w:rsid w:val="001A55DA"/>
    <w:rsid w:val="001B025A"/>
    <w:rsid w:val="001B0B4E"/>
    <w:rsid w:val="001B1D77"/>
    <w:rsid w:val="001B3613"/>
    <w:rsid w:val="001B6CFE"/>
    <w:rsid w:val="001C5B93"/>
    <w:rsid w:val="001D4F85"/>
    <w:rsid w:val="001E0450"/>
    <w:rsid w:val="001E1AB6"/>
    <w:rsid w:val="001E305A"/>
    <w:rsid w:val="001E53A8"/>
    <w:rsid w:val="001E6F0B"/>
    <w:rsid w:val="001F0FA4"/>
    <w:rsid w:val="001F42D1"/>
    <w:rsid w:val="001F607C"/>
    <w:rsid w:val="00200263"/>
    <w:rsid w:val="00201398"/>
    <w:rsid w:val="00202F0E"/>
    <w:rsid w:val="0020450F"/>
    <w:rsid w:val="0020514B"/>
    <w:rsid w:val="00205E2B"/>
    <w:rsid w:val="002076DD"/>
    <w:rsid w:val="00212117"/>
    <w:rsid w:val="00214F45"/>
    <w:rsid w:val="002220B8"/>
    <w:rsid w:val="0022251B"/>
    <w:rsid w:val="002242AB"/>
    <w:rsid w:val="00224ADC"/>
    <w:rsid w:val="0023010B"/>
    <w:rsid w:val="002314B4"/>
    <w:rsid w:val="002315D7"/>
    <w:rsid w:val="002316C7"/>
    <w:rsid w:val="00231E77"/>
    <w:rsid w:val="00233D6F"/>
    <w:rsid w:val="0023497B"/>
    <w:rsid w:val="00235C9A"/>
    <w:rsid w:val="00240445"/>
    <w:rsid w:val="00240B9F"/>
    <w:rsid w:val="00242E72"/>
    <w:rsid w:val="00244FC9"/>
    <w:rsid w:val="002456DE"/>
    <w:rsid w:val="00245E10"/>
    <w:rsid w:val="00246103"/>
    <w:rsid w:val="002463E9"/>
    <w:rsid w:val="002469E9"/>
    <w:rsid w:val="002501AD"/>
    <w:rsid w:val="002517BE"/>
    <w:rsid w:val="00257847"/>
    <w:rsid w:val="002579E9"/>
    <w:rsid w:val="00260874"/>
    <w:rsid w:val="00260F04"/>
    <w:rsid w:val="00270704"/>
    <w:rsid w:val="00271DC2"/>
    <w:rsid w:val="00277092"/>
    <w:rsid w:val="00280183"/>
    <w:rsid w:val="0028144B"/>
    <w:rsid w:val="0028754E"/>
    <w:rsid w:val="002919BB"/>
    <w:rsid w:val="00291E46"/>
    <w:rsid w:val="002961C0"/>
    <w:rsid w:val="002A0EBA"/>
    <w:rsid w:val="002A0F0E"/>
    <w:rsid w:val="002A1F75"/>
    <w:rsid w:val="002A4356"/>
    <w:rsid w:val="002A5A0D"/>
    <w:rsid w:val="002A6B1D"/>
    <w:rsid w:val="002B5964"/>
    <w:rsid w:val="002C27A2"/>
    <w:rsid w:val="002C4F1E"/>
    <w:rsid w:val="002C5975"/>
    <w:rsid w:val="002C7252"/>
    <w:rsid w:val="002D08A6"/>
    <w:rsid w:val="002D16DC"/>
    <w:rsid w:val="002D638E"/>
    <w:rsid w:val="002E5168"/>
    <w:rsid w:val="002F0217"/>
    <w:rsid w:val="002F27E8"/>
    <w:rsid w:val="002F4C31"/>
    <w:rsid w:val="002F6C70"/>
    <w:rsid w:val="003000E0"/>
    <w:rsid w:val="0030104B"/>
    <w:rsid w:val="0030193F"/>
    <w:rsid w:val="00304A43"/>
    <w:rsid w:val="0030541B"/>
    <w:rsid w:val="00305DED"/>
    <w:rsid w:val="0031043A"/>
    <w:rsid w:val="00314FAC"/>
    <w:rsid w:val="0031720C"/>
    <w:rsid w:val="00317E84"/>
    <w:rsid w:val="00322785"/>
    <w:rsid w:val="00323524"/>
    <w:rsid w:val="0032509B"/>
    <w:rsid w:val="003325AB"/>
    <w:rsid w:val="003343BF"/>
    <w:rsid w:val="0033463F"/>
    <w:rsid w:val="0033548E"/>
    <w:rsid w:val="00335BC0"/>
    <w:rsid w:val="00336649"/>
    <w:rsid w:val="00341C6C"/>
    <w:rsid w:val="00341E0F"/>
    <w:rsid w:val="003425A6"/>
    <w:rsid w:val="003432CE"/>
    <w:rsid w:val="0034362D"/>
    <w:rsid w:val="0034483C"/>
    <w:rsid w:val="00354917"/>
    <w:rsid w:val="00354C09"/>
    <w:rsid w:val="00355682"/>
    <w:rsid w:val="0035737F"/>
    <w:rsid w:val="0036112C"/>
    <w:rsid w:val="00364747"/>
    <w:rsid w:val="00365CCC"/>
    <w:rsid w:val="00372380"/>
    <w:rsid w:val="003749B4"/>
    <w:rsid w:val="00374A0D"/>
    <w:rsid w:val="0038489E"/>
    <w:rsid w:val="00384905"/>
    <w:rsid w:val="00390CB3"/>
    <w:rsid w:val="00392D3C"/>
    <w:rsid w:val="00392D6E"/>
    <w:rsid w:val="00394394"/>
    <w:rsid w:val="003961BC"/>
    <w:rsid w:val="00397269"/>
    <w:rsid w:val="003A006B"/>
    <w:rsid w:val="003A21C7"/>
    <w:rsid w:val="003A2558"/>
    <w:rsid w:val="003A3063"/>
    <w:rsid w:val="003A467A"/>
    <w:rsid w:val="003B1B89"/>
    <w:rsid w:val="003B2D84"/>
    <w:rsid w:val="003B62A8"/>
    <w:rsid w:val="003B6632"/>
    <w:rsid w:val="003C0099"/>
    <w:rsid w:val="003C0B4F"/>
    <w:rsid w:val="003C0F79"/>
    <w:rsid w:val="003C1DC9"/>
    <w:rsid w:val="003D20F1"/>
    <w:rsid w:val="003D2A9E"/>
    <w:rsid w:val="003D2F09"/>
    <w:rsid w:val="003D5972"/>
    <w:rsid w:val="003D78B6"/>
    <w:rsid w:val="003E07DC"/>
    <w:rsid w:val="003E09F8"/>
    <w:rsid w:val="003E2565"/>
    <w:rsid w:val="003E324A"/>
    <w:rsid w:val="003E3AD6"/>
    <w:rsid w:val="003E47A4"/>
    <w:rsid w:val="003E6660"/>
    <w:rsid w:val="003E7D11"/>
    <w:rsid w:val="003F0046"/>
    <w:rsid w:val="003F2051"/>
    <w:rsid w:val="003F5858"/>
    <w:rsid w:val="003F7EE7"/>
    <w:rsid w:val="00406475"/>
    <w:rsid w:val="00415032"/>
    <w:rsid w:val="0041757C"/>
    <w:rsid w:val="00422234"/>
    <w:rsid w:val="00425377"/>
    <w:rsid w:val="004261DF"/>
    <w:rsid w:val="00427E2C"/>
    <w:rsid w:val="004306D7"/>
    <w:rsid w:val="00432EFF"/>
    <w:rsid w:val="00433025"/>
    <w:rsid w:val="004432D5"/>
    <w:rsid w:val="00444F6D"/>
    <w:rsid w:val="00447BAF"/>
    <w:rsid w:val="00451EBB"/>
    <w:rsid w:val="004536A9"/>
    <w:rsid w:val="004562F5"/>
    <w:rsid w:val="004601DF"/>
    <w:rsid w:val="00463AB7"/>
    <w:rsid w:val="00464AA0"/>
    <w:rsid w:val="0046634C"/>
    <w:rsid w:val="00467E82"/>
    <w:rsid w:val="004769DE"/>
    <w:rsid w:val="00476D08"/>
    <w:rsid w:val="0047708D"/>
    <w:rsid w:val="00482679"/>
    <w:rsid w:val="0048385B"/>
    <w:rsid w:val="00484903"/>
    <w:rsid w:val="004864D8"/>
    <w:rsid w:val="00494BC3"/>
    <w:rsid w:val="00494C4F"/>
    <w:rsid w:val="004A0CFB"/>
    <w:rsid w:val="004A5530"/>
    <w:rsid w:val="004A6A3F"/>
    <w:rsid w:val="004A71AD"/>
    <w:rsid w:val="004B26F6"/>
    <w:rsid w:val="004C08BD"/>
    <w:rsid w:val="004C49D9"/>
    <w:rsid w:val="004C57C0"/>
    <w:rsid w:val="004C7761"/>
    <w:rsid w:val="004D3AEB"/>
    <w:rsid w:val="004D5441"/>
    <w:rsid w:val="004D6128"/>
    <w:rsid w:val="004E0DAB"/>
    <w:rsid w:val="004E418A"/>
    <w:rsid w:val="004E6F4F"/>
    <w:rsid w:val="004F1777"/>
    <w:rsid w:val="004F225D"/>
    <w:rsid w:val="00500BB8"/>
    <w:rsid w:val="005018B4"/>
    <w:rsid w:val="005023BC"/>
    <w:rsid w:val="00503BE7"/>
    <w:rsid w:val="00507193"/>
    <w:rsid w:val="0051132E"/>
    <w:rsid w:val="00511A36"/>
    <w:rsid w:val="00512D39"/>
    <w:rsid w:val="00514556"/>
    <w:rsid w:val="005169FE"/>
    <w:rsid w:val="00516AFC"/>
    <w:rsid w:val="00523130"/>
    <w:rsid w:val="00525FFD"/>
    <w:rsid w:val="00526A79"/>
    <w:rsid w:val="00542821"/>
    <w:rsid w:val="0054580F"/>
    <w:rsid w:val="0055011E"/>
    <w:rsid w:val="00550F5F"/>
    <w:rsid w:val="0055287B"/>
    <w:rsid w:val="005535C4"/>
    <w:rsid w:val="00554C67"/>
    <w:rsid w:val="0055667F"/>
    <w:rsid w:val="005618C3"/>
    <w:rsid w:val="0056215F"/>
    <w:rsid w:val="005632A7"/>
    <w:rsid w:val="00567AAF"/>
    <w:rsid w:val="0057092D"/>
    <w:rsid w:val="00570A6F"/>
    <w:rsid w:val="005764B7"/>
    <w:rsid w:val="00580E7B"/>
    <w:rsid w:val="00586AC3"/>
    <w:rsid w:val="00587BAD"/>
    <w:rsid w:val="00591C47"/>
    <w:rsid w:val="005933C6"/>
    <w:rsid w:val="005934BF"/>
    <w:rsid w:val="005942F9"/>
    <w:rsid w:val="00594F5B"/>
    <w:rsid w:val="00595795"/>
    <w:rsid w:val="00597A54"/>
    <w:rsid w:val="005A21A6"/>
    <w:rsid w:val="005A2E6E"/>
    <w:rsid w:val="005A3AA6"/>
    <w:rsid w:val="005A5523"/>
    <w:rsid w:val="005A6890"/>
    <w:rsid w:val="005B09AC"/>
    <w:rsid w:val="005B29B1"/>
    <w:rsid w:val="005B3713"/>
    <w:rsid w:val="005B458D"/>
    <w:rsid w:val="005B4A40"/>
    <w:rsid w:val="005B4CD2"/>
    <w:rsid w:val="005B522F"/>
    <w:rsid w:val="005B644F"/>
    <w:rsid w:val="005C5665"/>
    <w:rsid w:val="005C6D0C"/>
    <w:rsid w:val="005C7829"/>
    <w:rsid w:val="005D12DE"/>
    <w:rsid w:val="005D560A"/>
    <w:rsid w:val="005E013E"/>
    <w:rsid w:val="005E45CF"/>
    <w:rsid w:val="005E66E3"/>
    <w:rsid w:val="005F4057"/>
    <w:rsid w:val="005F46D9"/>
    <w:rsid w:val="005F73F5"/>
    <w:rsid w:val="005F7B55"/>
    <w:rsid w:val="00601289"/>
    <w:rsid w:val="00602581"/>
    <w:rsid w:val="00606B58"/>
    <w:rsid w:val="006076C4"/>
    <w:rsid w:val="00607E99"/>
    <w:rsid w:val="00612DF0"/>
    <w:rsid w:val="0061510E"/>
    <w:rsid w:val="006174EE"/>
    <w:rsid w:val="006215B8"/>
    <w:rsid w:val="00624030"/>
    <w:rsid w:val="00624B54"/>
    <w:rsid w:val="0062671C"/>
    <w:rsid w:val="00627118"/>
    <w:rsid w:val="006277EF"/>
    <w:rsid w:val="00627D0C"/>
    <w:rsid w:val="00633474"/>
    <w:rsid w:val="00634628"/>
    <w:rsid w:val="0063666A"/>
    <w:rsid w:val="0064053D"/>
    <w:rsid w:val="00644F21"/>
    <w:rsid w:val="0064660C"/>
    <w:rsid w:val="00646AA0"/>
    <w:rsid w:val="00647298"/>
    <w:rsid w:val="00651A4D"/>
    <w:rsid w:val="00661A4C"/>
    <w:rsid w:val="00662B71"/>
    <w:rsid w:val="00664C0C"/>
    <w:rsid w:val="006652EA"/>
    <w:rsid w:val="00672445"/>
    <w:rsid w:val="00673A96"/>
    <w:rsid w:val="0067528B"/>
    <w:rsid w:val="00677E17"/>
    <w:rsid w:val="006815B2"/>
    <w:rsid w:val="0068190C"/>
    <w:rsid w:val="00682614"/>
    <w:rsid w:val="0068509B"/>
    <w:rsid w:val="006863C1"/>
    <w:rsid w:val="0068798A"/>
    <w:rsid w:val="006908D3"/>
    <w:rsid w:val="006952B7"/>
    <w:rsid w:val="006A0657"/>
    <w:rsid w:val="006A1ACD"/>
    <w:rsid w:val="006A5C40"/>
    <w:rsid w:val="006A69A8"/>
    <w:rsid w:val="006B2757"/>
    <w:rsid w:val="006C5E84"/>
    <w:rsid w:val="006C698A"/>
    <w:rsid w:val="006C765B"/>
    <w:rsid w:val="006D02EA"/>
    <w:rsid w:val="006D391F"/>
    <w:rsid w:val="006D4907"/>
    <w:rsid w:val="006D7200"/>
    <w:rsid w:val="006E00E7"/>
    <w:rsid w:val="006E38A9"/>
    <w:rsid w:val="006E3E61"/>
    <w:rsid w:val="006E57A3"/>
    <w:rsid w:val="006F24FA"/>
    <w:rsid w:val="00701B15"/>
    <w:rsid w:val="00705488"/>
    <w:rsid w:val="007120BD"/>
    <w:rsid w:val="007134C4"/>
    <w:rsid w:val="007136E9"/>
    <w:rsid w:val="00713BED"/>
    <w:rsid w:val="00713DF3"/>
    <w:rsid w:val="007141E1"/>
    <w:rsid w:val="00714806"/>
    <w:rsid w:val="0071654F"/>
    <w:rsid w:val="00722058"/>
    <w:rsid w:val="00725AF9"/>
    <w:rsid w:val="007273D4"/>
    <w:rsid w:val="00731616"/>
    <w:rsid w:val="007319AC"/>
    <w:rsid w:val="00733576"/>
    <w:rsid w:val="0073551F"/>
    <w:rsid w:val="00737066"/>
    <w:rsid w:val="00740FBE"/>
    <w:rsid w:val="00743946"/>
    <w:rsid w:val="00745517"/>
    <w:rsid w:val="007456F1"/>
    <w:rsid w:val="00745EE2"/>
    <w:rsid w:val="007562D3"/>
    <w:rsid w:val="007612CD"/>
    <w:rsid w:val="00763C36"/>
    <w:rsid w:val="00770BFF"/>
    <w:rsid w:val="007713F5"/>
    <w:rsid w:val="00773166"/>
    <w:rsid w:val="007758B0"/>
    <w:rsid w:val="00781ED6"/>
    <w:rsid w:val="00786B9B"/>
    <w:rsid w:val="007905AE"/>
    <w:rsid w:val="0079082E"/>
    <w:rsid w:val="007927DD"/>
    <w:rsid w:val="00796631"/>
    <w:rsid w:val="007A2BAC"/>
    <w:rsid w:val="007A7755"/>
    <w:rsid w:val="007B10A6"/>
    <w:rsid w:val="007B10F1"/>
    <w:rsid w:val="007B2300"/>
    <w:rsid w:val="007B2F32"/>
    <w:rsid w:val="007B51D5"/>
    <w:rsid w:val="007B6337"/>
    <w:rsid w:val="007C4499"/>
    <w:rsid w:val="007C5A57"/>
    <w:rsid w:val="007C7B67"/>
    <w:rsid w:val="007D069E"/>
    <w:rsid w:val="007D1AE3"/>
    <w:rsid w:val="007D3583"/>
    <w:rsid w:val="007D4242"/>
    <w:rsid w:val="007D5152"/>
    <w:rsid w:val="007E2679"/>
    <w:rsid w:val="007E335C"/>
    <w:rsid w:val="007E599E"/>
    <w:rsid w:val="007E62D8"/>
    <w:rsid w:val="007F04F4"/>
    <w:rsid w:val="007F4224"/>
    <w:rsid w:val="007F7245"/>
    <w:rsid w:val="008013C4"/>
    <w:rsid w:val="00802A26"/>
    <w:rsid w:val="0080740E"/>
    <w:rsid w:val="00811515"/>
    <w:rsid w:val="00811E20"/>
    <w:rsid w:val="008133B5"/>
    <w:rsid w:val="008139FC"/>
    <w:rsid w:val="00820AA5"/>
    <w:rsid w:val="00820B59"/>
    <w:rsid w:val="008249E8"/>
    <w:rsid w:val="00825193"/>
    <w:rsid w:val="00825649"/>
    <w:rsid w:val="0083095C"/>
    <w:rsid w:val="00832FFC"/>
    <w:rsid w:val="00833D6F"/>
    <w:rsid w:val="00834CF8"/>
    <w:rsid w:val="00836191"/>
    <w:rsid w:val="00836944"/>
    <w:rsid w:val="00836CD3"/>
    <w:rsid w:val="0084053F"/>
    <w:rsid w:val="008408A4"/>
    <w:rsid w:val="0084292D"/>
    <w:rsid w:val="00842D0D"/>
    <w:rsid w:val="00845568"/>
    <w:rsid w:val="00846D5C"/>
    <w:rsid w:val="008507B2"/>
    <w:rsid w:val="00854DEB"/>
    <w:rsid w:val="0085518B"/>
    <w:rsid w:val="008571A4"/>
    <w:rsid w:val="00857EAB"/>
    <w:rsid w:val="00860ECA"/>
    <w:rsid w:val="008616A6"/>
    <w:rsid w:val="00862A82"/>
    <w:rsid w:val="0086367D"/>
    <w:rsid w:val="0086416A"/>
    <w:rsid w:val="0086500B"/>
    <w:rsid w:val="0086525F"/>
    <w:rsid w:val="008661CA"/>
    <w:rsid w:val="008669D4"/>
    <w:rsid w:val="00866D3F"/>
    <w:rsid w:val="008738BD"/>
    <w:rsid w:val="00877007"/>
    <w:rsid w:val="00881796"/>
    <w:rsid w:val="00885692"/>
    <w:rsid w:val="00886F24"/>
    <w:rsid w:val="00890CE0"/>
    <w:rsid w:val="008910BA"/>
    <w:rsid w:val="00891E51"/>
    <w:rsid w:val="00895957"/>
    <w:rsid w:val="008A4142"/>
    <w:rsid w:val="008A522B"/>
    <w:rsid w:val="008A7149"/>
    <w:rsid w:val="008B064F"/>
    <w:rsid w:val="008B30D5"/>
    <w:rsid w:val="008B79CC"/>
    <w:rsid w:val="008C069A"/>
    <w:rsid w:val="008C0FA8"/>
    <w:rsid w:val="008C3A17"/>
    <w:rsid w:val="008C4DDF"/>
    <w:rsid w:val="008C54B7"/>
    <w:rsid w:val="008C54D0"/>
    <w:rsid w:val="008D41D0"/>
    <w:rsid w:val="008D4C56"/>
    <w:rsid w:val="008D6042"/>
    <w:rsid w:val="008D65F8"/>
    <w:rsid w:val="008E064E"/>
    <w:rsid w:val="008E10BB"/>
    <w:rsid w:val="008E111D"/>
    <w:rsid w:val="008E2838"/>
    <w:rsid w:val="008E3336"/>
    <w:rsid w:val="008E363D"/>
    <w:rsid w:val="008E401C"/>
    <w:rsid w:val="008E434B"/>
    <w:rsid w:val="008E7819"/>
    <w:rsid w:val="008E7B55"/>
    <w:rsid w:val="008F028C"/>
    <w:rsid w:val="008F2B95"/>
    <w:rsid w:val="008F6FBF"/>
    <w:rsid w:val="00900FB4"/>
    <w:rsid w:val="00903CEF"/>
    <w:rsid w:val="00904D6D"/>
    <w:rsid w:val="0091190E"/>
    <w:rsid w:val="00915777"/>
    <w:rsid w:val="009238B8"/>
    <w:rsid w:val="00927B66"/>
    <w:rsid w:val="00931D6C"/>
    <w:rsid w:val="00932392"/>
    <w:rsid w:val="00932A9E"/>
    <w:rsid w:val="00932D50"/>
    <w:rsid w:val="00941CB1"/>
    <w:rsid w:val="009426C2"/>
    <w:rsid w:val="00943AAA"/>
    <w:rsid w:val="009444D6"/>
    <w:rsid w:val="009453CD"/>
    <w:rsid w:val="00946C08"/>
    <w:rsid w:val="0094739B"/>
    <w:rsid w:val="00947FB1"/>
    <w:rsid w:val="00950426"/>
    <w:rsid w:val="00951121"/>
    <w:rsid w:val="009523A8"/>
    <w:rsid w:val="0096026B"/>
    <w:rsid w:val="00961B09"/>
    <w:rsid w:val="00962FF8"/>
    <w:rsid w:val="00963EC1"/>
    <w:rsid w:val="0096650E"/>
    <w:rsid w:val="00967975"/>
    <w:rsid w:val="0097290E"/>
    <w:rsid w:val="00974A52"/>
    <w:rsid w:val="009777B4"/>
    <w:rsid w:val="00977BC4"/>
    <w:rsid w:val="00980394"/>
    <w:rsid w:val="00980A45"/>
    <w:rsid w:val="00982666"/>
    <w:rsid w:val="00986785"/>
    <w:rsid w:val="00987614"/>
    <w:rsid w:val="00990860"/>
    <w:rsid w:val="009912DD"/>
    <w:rsid w:val="00991B98"/>
    <w:rsid w:val="0099345F"/>
    <w:rsid w:val="00997E37"/>
    <w:rsid w:val="009A228D"/>
    <w:rsid w:val="009A2C47"/>
    <w:rsid w:val="009A315E"/>
    <w:rsid w:val="009A6673"/>
    <w:rsid w:val="009B173C"/>
    <w:rsid w:val="009B19E2"/>
    <w:rsid w:val="009B3A7B"/>
    <w:rsid w:val="009B51B9"/>
    <w:rsid w:val="009B55B0"/>
    <w:rsid w:val="009B62ED"/>
    <w:rsid w:val="009B6369"/>
    <w:rsid w:val="009C0F43"/>
    <w:rsid w:val="009C330E"/>
    <w:rsid w:val="009C60C5"/>
    <w:rsid w:val="009C6D5E"/>
    <w:rsid w:val="009C76D9"/>
    <w:rsid w:val="009C76F3"/>
    <w:rsid w:val="009D2B6A"/>
    <w:rsid w:val="009D3615"/>
    <w:rsid w:val="009D4CDE"/>
    <w:rsid w:val="009D5180"/>
    <w:rsid w:val="009D5351"/>
    <w:rsid w:val="009E1F94"/>
    <w:rsid w:val="009E267A"/>
    <w:rsid w:val="009E3552"/>
    <w:rsid w:val="009E525D"/>
    <w:rsid w:val="009E5D37"/>
    <w:rsid w:val="009F4DF4"/>
    <w:rsid w:val="00A0116F"/>
    <w:rsid w:val="00A0211C"/>
    <w:rsid w:val="00A04E68"/>
    <w:rsid w:val="00A134CF"/>
    <w:rsid w:val="00A13E28"/>
    <w:rsid w:val="00A15984"/>
    <w:rsid w:val="00A1666F"/>
    <w:rsid w:val="00A220A6"/>
    <w:rsid w:val="00A25C11"/>
    <w:rsid w:val="00A3084E"/>
    <w:rsid w:val="00A3317D"/>
    <w:rsid w:val="00A33DD3"/>
    <w:rsid w:val="00A33F1B"/>
    <w:rsid w:val="00A35BFD"/>
    <w:rsid w:val="00A37D1F"/>
    <w:rsid w:val="00A41A3E"/>
    <w:rsid w:val="00A4430B"/>
    <w:rsid w:val="00A44D24"/>
    <w:rsid w:val="00A50764"/>
    <w:rsid w:val="00A512E7"/>
    <w:rsid w:val="00A534D1"/>
    <w:rsid w:val="00A60764"/>
    <w:rsid w:val="00A62289"/>
    <w:rsid w:val="00A65140"/>
    <w:rsid w:val="00A65C1E"/>
    <w:rsid w:val="00A65CF1"/>
    <w:rsid w:val="00A6735F"/>
    <w:rsid w:val="00A67496"/>
    <w:rsid w:val="00A67A59"/>
    <w:rsid w:val="00A702A6"/>
    <w:rsid w:val="00A70825"/>
    <w:rsid w:val="00A731B0"/>
    <w:rsid w:val="00A755A1"/>
    <w:rsid w:val="00A75A8C"/>
    <w:rsid w:val="00A8417B"/>
    <w:rsid w:val="00A86180"/>
    <w:rsid w:val="00A900F5"/>
    <w:rsid w:val="00A91B3F"/>
    <w:rsid w:val="00A91B7D"/>
    <w:rsid w:val="00A9246D"/>
    <w:rsid w:val="00AA22EE"/>
    <w:rsid w:val="00AB3788"/>
    <w:rsid w:val="00AB6436"/>
    <w:rsid w:val="00AC2765"/>
    <w:rsid w:val="00AC297A"/>
    <w:rsid w:val="00AC43C4"/>
    <w:rsid w:val="00AC61FF"/>
    <w:rsid w:val="00AD3092"/>
    <w:rsid w:val="00AD3EEE"/>
    <w:rsid w:val="00AD48DC"/>
    <w:rsid w:val="00AD7729"/>
    <w:rsid w:val="00AE0B8A"/>
    <w:rsid w:val="00AE3147"/>
    <w:rsid w:val="00AE4527"/>
    <w:rsid w:val="00AE693D"/>
    <w:rsid w:val="00AF3AA9"/>
    <w:rsid w:val="00AF4AAA"/>
    <w:rsid w:val="00AF6252"/>
    <w:rsid w:val="00AF777B"/>
    <w:rsid w:val="00B02BC5"/>
    <w:rsid w:val="00B03C99"/>
    <w:rsid w:val="00B04D28"/>
    <w:rsid w:val="00B05783"/>
    <w:rsid w:val="00B11612"/>
    <w:rsid w:val="00B11E44"/>
    <w:rsid w:val="00B12A86"/>
    <w:rsid w:val="00B1440F"/>
    <w:rsid w:val="00B1557D"/>
    <w:rsid w:val="00B24515"/>
    <w:rsid w:val="00B30CEB"/>
    <w:rsid w:val="00B3344C"/>
    <w:rsid w:val="00B353FA"/>
    <w:rsid w:val="00B357F2"/>
    <w:rsid w:val="00B40C3E"/>
    <w:rsid w:val="00B41244"/>
    <w:rsid w:val="00B43B66"/>
    <w:rsid w:val="00B44487"/>
    <w:rsid w:val="00B50C2D"/>
    <w:rsid w:val="00B51DD6"/>
    <w:rsid w:val="00B52BB2"/>
    <w:rsid w:val="00B53412"/>
    <w:rsid w:val="00B5370C"/>
    <w:rsid w:val="00B5621A"/>
    <w:rsid w:val="00B604AD"/>
    <w:rsid w:val="00B608AB"/>
    <w:rsid w:val="00B62D74"/>
    <w:rsid w:val="00B63DB8"/>
    <w:rsid w:val="00B64758"/>
    <w:rsid w:val="00B70A67"/>
    <w:rsid w:val="00B75888"/>
    <w:rsid w:val="00B76F57"/>
    <w:rsid w:val="00B77567"/>
    <w:rsid w:val="00B811AC"/>
    <w:rsid w:val="00B81F86"/>
    <w:rsid w:val="00B86427"/>
    <w:rsid w:val="00B9242D"/>
    <w:rsid w:val="00B93683"/>
    <w:rsid w:val="00BA3268"/>
    <w:rsid w:val="00BA7E7E"/>
    <w:rsid w:val="00BA7FCD"/>
    <w:rsid w:val="00BB20F0"/>
    <w:rsid w:val="00BB3EE8"/>
    <w:rsid w:val="00BB4F86"/>
    <w:rsid w:val="00BB6535"/>
    <w:rsid w:val="00BC48DA"/>
    <w:rsid w:val="00BC5DFC"/>
    <w:rsid w:val="00BC6D14"/>
    <w:rsid w:val="00BC769F"/>
    <w:rsid w:val="00BC7B8F"/>
    <w:rsid w:val="00BD162C"/>
    <w:rsid w:val="00BD4E70"/>
    <w:rsid w:val="00BE08FD"/>
    <w:rsid w:val="00BE1E3D"/>
    <w:rsid w:val="00BE6C0C"/>
    <w:rsid w:val="00BF30E2"/>
    <w:rsid w:val="00BF5FCB"/>
    <w:rsid w:val="00BF76A7"/>
    <w:rsid w:val="00BF7AED"/>
    <w:rsid w:val="00C0546F"/>
    <w:rsid w:val="00C0678B"/>
    <w:rsid w:val="00C07763"/>
    <w:rsid w:val="00C07DFB"/>
    <w:rsid w:val="00C13FB5"/>
    <w:rsid w:val="00C14584"/>
    <w:rsid w:val="00C262EE"/>
    <w:rsid w:val="00C26A31"/>
    <w:rsid w:val="00C35214"/>
    <w:rsid w:val="00C370C5"/>
    <w:rsid w:val="00C370C6"/>
    <w:rsid w:val="00C37A05"/>
    <w:rsid w:val="00C37D93"/>
    <w:rsid w:val="00C42584"/>
    <w:rsid w:val="00C42864"/>
    <w:rsid w:val="00C45BF4"/>
    <w:rsid w:val="00C47A1B"/>
    <w:rsid w:val="00C50883"/>
    <w:rsid w:val="00C510AE"/>
    <w:rsid w:val="00C529FD"/>
    <w:rsid w:val="00C52F03"/>
    <w:rsid w:val="00C55CBE"/>
    <w:rsid w:val="00C5738F"/>
    <w:rsid w:val="00C574C0"/>
    <w:rsid w:val="00C61501"/>
    <w:rsid w:val="00C627F8"/>
    <w:rsid w:val="00C630F9"/>
    <w:rsid w:val="00C634C9"/>
    <w:rsid w:val="00C638F5"/>
    <w:rsid w:val="00C64DF6"/>
    <w:rsid w:val="00C65245"/>
    <w:rsid w:val="00C66307"/>
    <w:rsid w:val="00C6640C"/>
    <w:rsid w:val="00C6736F"/>
    <w:rsid w:val="00C67F33"/>
    <w:rsid w:val="00C709C3"/>
    <w:rsid w:val="00C70D2C"/>
    <w:rsid w:val="00C753AC"/>
    <w:rsid w:val="00C76A5A"/>
    <w:rsid w:val="00C8492E"/>
    <w:rsid w:val="00C86041"/>
    <w:rsid w:val="00C869FA"/>
    <w:rsid w:val="00C8721A"/>
    <w:rsid w:val="00C906A9"/>
    <w:rsid w:val="00C91B6F"/>
    <w:rsid w:val="00C93BAF"/>
    <w:rsid w:val="00C94031"/>
    <w:rsid w:val="00CA1D0F"/>
    <w:rsid w:val="00CA2CC5"/>
    <w:rsid w:val="00CA3A6E"/>
    <w:rsid w:val="00CA640C"/>
    <w:rsid w:val="00CA65DE"/>
    <w:rsid w:val="00CB6160"/>
    <w:rsid w:val="00CB7F18"/>
    <w:rsid w:val="00CC0824"/>
    <w:rsid w:val="00CC35BB"/>
    <w:rsid w:val="00CC4022"/>
    <w:rsid w:val="00CC5DB4"/>
    <w:rsid w:val="00CC7C2B"/>
    <w:rsid w:val="00CD118F"/>
    <w:rsid w:val="00CD37B2"/>
    <w:rsid w:val="00CD37C9"/>
    <w:rsid w:val="00CD547A"/>
    <w:rsid w:val="00CE1771"/>
    <w:rsid w:val="00CE2E57"/>
    <w:rsid w:val="00CE49E3"/>
    <w:rsid w:val="00CE6168"/>
    <w:rsid w:val="00CF0864"/>
    <w:rsid w:val="00CF0C72"/>
    <w:rsid w:val="00CF34CD"/>
    <w:rsid w:val="00CF7221"/>
    <w:rsid w:val="00CF7AAB"/>
    <w:rsid w:val="00D11B0B"/>
    <w:rsid w:val="00D120BB"/>
    <w:rsid w:val="00D1249D"/>
    <w:rsid w:val="00D13037"/>
    <w:rsid w:val="00D13ECA"/>
    <w:rsid w:val="00D17548"/>
    <w:rsid w:val="00D2468B"/>
    <w:rsid w:val="00D256D1"/>
    <w:rsid w:val="00D271E4"/>
    <w:rsid w:val="00D27D50"/>
    <w:rsid w:val="00D3121D"/>
    <w:rsid w:val="00D408C2"/>
    <w:rsid w:val="00D413CE"/>
    <w:rsid w:val="00D44B4C"/>
    <w:rsid w:val="00D47015"/>
    <w:rsid w:val="00D505FE"/>
    <w:rsid w:val="00D507BA"/>
    <w:rsid w:val="00D53075"/>
    <w:rsid w:val="00D55BAD"/>
    <w:rsid w:val="00D56891"/>
    <w:rsid w:val="00D60415"/>
    <w:rsid w:val="00D63ACB"/>
    <w:rsid w:val="00D653AC"/>
    <w:rsid w:val="00D6580B"/>
    <w:rsid w:val="00D6590A"/>
    <w:rsid w:val="00D70DED"/>
    <w:rsid w:val="00D71151"/>
    <w:rsid w:val="00D7262C"/>
    <w:rsid w:val="00D75AE6"/>
    <w:rsid w:val="00D75AEE"/>
    <w:rsid w:val="00D80640"/>
    <w:rsid w:val="00D84EF3"/>
    <w:rsid w:val="00D85AE2"/>
    <w:rsid w:val="00D9204F"/>
    <w:rsid w:val="00DA039E"/>
    <w:rsid w:val="00DA0780"/>
    <w:rsid w:val="00DA0D87"/>
    <w:rsid w:val="00DA1CE3"/>
    <w:rsid w:val="00DA1F87"/>
    <w:rsid w:val="00DA34CB"/>
    <w:rsid w:val="00DA626F"/>
    <w:rsid w:val="00DA71AC"/>
    <w:rsid w:val="00DA725A"/>
    <w:rsid w:val="00DA7362"/>
    <w:rsid w:val="00DB0ACE"/>
    <w:rsid w:val="00DB1A72"/>
    <w:rsid w:val="00DB6A8D"/>
    <w:rsid w:val="00DB6F6D"/>
    <w:rsid w:val="00DC57ED"/>
    <w:rsid w:val="00DC7C0F"/>
    <w:rsid w:val="00DD7B5E"/>
    <w:rsid w:val="00DE29DF"/>
    <w:rsid w:val="00DE3180"/>
    <w:rsid w:val="00DE3263"/>
    <w:rsid w:val="00DE5989"/>
    <w:rsid w:val="00DF07D9"/>
    <w:rsid w:val="00DF3271"/>
    <w:rsid w:val="00E05A8B"/>
    <w:rsid w:val="00E128AF"/>
    <w:rsid w:val="00E1383B"/>
    <w:rsid w:val="00E1385C"/>
    <w:rsid w:val="00E13A6A"/>
    <w:rsid w:val="00E16B8F"/>
    <w:rsid w:val="00E1727E"/>
    <w:rsid w:val="00E21517"/>
    <w:rsid w:val="00E21F31"/>
    <w:rsid w:val="00E227F1"/>
    <w:rsid w:val="00E23229"/>
    <w:rsid w:val="00E25DF8"/>
    <w:rsid w:val="00E34479"/>
    <w:rsid w:val="00E35B30"/>
    <w:rsid w:val="00E37D81"/>
    <w:rsid w:val="00E427B6"/>
    <w:rsid w:val="00E42C80"/>
    <w:rsid w:val="00E43B3B"/>
    <w:rsid w:val="00E44442"/>
    <w:rsid w:val="00E44BDE"/>
    <w:rsid w:val="00E4666D"/>
    <w:rsid w:val="00E4719F"/>
    <w:rsid w:val="00E5535F"/>
    <w:rsid w:val="00E57054"/>
    <w:rsid w:val="00E57642"/>
    <w:rsid w:val="00E61621"/>
    <w:rsid w:val="00E63625"/>
    <w:rsid w:val="00E6697C"/>
    <w:rsid w:val="00E673D4"/>
    <w:rsid w:val="00E67C6C"/>
    <w:rsid w:val="00E70FAF"/>
    <w:rsid w:val="00E71BEE"/>
    <w:rsid w:val="00E740FE"/>
    <w:rsid w:val="00E74DF6"/>
    <w:rsid w:val="00E75DD2"/>
    <w:rsid w:val="00E76308"/>
    <w:rsid w:val="00E76ABF"/>
    <w:rsid w:val="00E80032"/>
    <w:rsid w:val="00E8149F"/>
    <w:rsid w:val="00E81514"/>
    <w:rsid w:val="00E85657"/>
    <w:rsid w:val="00E87F9A"/>
    <w:rsid w:val="00E90FEC"/>
    <w:rsid w:val="00E92948"/>
    <w:rsid w:val="00E92A73"/>
    <w:rsid w:val="00E96057"/>
    <w:rsid w:val="00E966A4"/>
    <w:rsid w:val="00E97281"/>
    <w:rsid w:val="00E97AFA"/>
    <w:rsid w:val="00EA087C"/>
    <w:rsid w:val="00EA0E9D"/>
    <w:rsid w:val="00EA5AAD"/>
    <w:rsid w:val="00EB6AD2"/>
    <w:rsid w:val="00EC185B"/>
    <w:rsid w:val="00EC1AFC"/>
    <w:rsid w:val="00EC2C06"/>
    <w:rsid w:val="00ED7561"/>
    <w:rsid w:val="00EE20FA"/>
    <w:rsid w:val="00EE37B0"/>
    <w:rsid w:val="00EE4B26"/>
    <w:rsid w:val="00EE595A"/>
    <w:rsid w:val="00EE6008"/>
    <w:rsid w:val="00EF04FF"/>
    <w:rsid w:val="00EF0CD4"/>
    <w:rsid w:val="00EF2D82"/>
    <w:rsid w:val="00EF370B"/>
    <w:rsid w:val="00EF6451"/>
    <w:rsid w:val="00EF6907"/>
    <w:rsid w:val="00EF6B89"/>
    <w:rsid w:val="00EF798C"/>
    <w:rsid w:val="00F026A9"/>
    <w:rsid w:val="00F062BA"/>
    <w:rsid w:val="00F07633"/>
    <w:rsid w:val="00F12016"/>
    <w:rsid w:val="00F123F8"/>
    <w:rsid w:val="00F17D21"/>
    <w:rsid w:val="00F25C78"/>
    <w:rsid w:val="00F267C0"/>
    <w:rsid w:val="00F26EBD"/>
    <w:rsid w:val="00F31AE1"/>
    <w:rsid w:val="00F46642"/>
    <w:rsid w:val="00F600AA"/>
    <w:rsid w:val="00F62B25"/>
    <w:rsid w:val="00F63C10"/>
    <w:rsid w:val="00F71E65"/>
    <w:rsid w:val="00F76B02"/>
    <w:rsid w:val="00F904CD"/>
    <w:rsid w:val="00F90BB8"/>
    <w:rsid w:val="00F91DC5"/>
    <w:rsid w:val="00F9213A"/>
    <w:rsid w:val="00F96E58"/>
    <w:rsid w:val="00FA11FC"/>
    <w:rsid w:val="00FA21E3"/>
    <w:rsid w:val="00FA67CE"/>
    <w:rsid w:val="00FA7087"/>
    <w:rsid w:val="00FB1F74"/>
    <w:rsid w:val="00FB280D"/>
    <w:rsid w:val="00FB3537"/>
    <w:rsid w:val="00FB5CF9"/>
    <w:rsid w:val="00FC15FE"/>
    <w:rsid w:val="00FC30A3"/>
    <w:rsid w:val="00FC3211"/>
    <w:rsid w:val="00FC35C3"/>
    <w:rsid w:val="00FC5E00"/>
    <w:rsid w:val="00FD0A3A"/>
    <w:rsid w:val="00FD14AF"/>
    <w:rsid w:val="00FD616A"/>
    <w:rsid w:val="00FE14C3"/>
    <w:rsid w:val="00FF1CDD"/>
    <w:rsid w:val="00FF307D"/>
    <w:rsid w:val="00FF443C"/>
    <w:rsid w:val="00FF6F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16C0521"/>
  <w15:docId w15:val="{E12D6ECA-038A-4979-BC12-7004962E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118F"/>
    <w:pPr>
      <w:widowControl w:val="0"/>
      <w:jc w:val="both"/>
    </w:pPr>
  </w:style>
  <w:style w:type="paragraph" w:styleId="1">
    <w:name w:val="heading 1"/>
    <w:basedOn w:val="a"/>
    <w:next w:val="a"/>
    <w:link w:val="10"/>
    <w:uiPriority w:val="9"/>
    <w:qFormat/>
    <w:rsid w:val="007A7755"/>
    <w:pPr>
      <w:keepNext/>
      <w:outlineLvl w:val="0"/>
    </w:pPr>
    <w:rPr>
      <w:rFonts w:asciiTheme="majorHAnsi" w:eastAsiaTheme="majorEastAsia" w:hAnsiTheme="majorHAnsi" w:cstheme="majorBidi"/>
      <w:szCs w:val="24"/>
    </w:rPr>
  </w:style>
  <w:style w:type="paragraph" w:styleId="2">
    <w:name w:val="heading 2"/>
    <w:basedOn w:val="a"/>
    <w:next w:val="a"/>
    <w:link w:val="20"/>
    <w:uiPriority w:val="9"/>
    <w:unhideWhenUsed/>
    <w:qFormat/>
    <w:rsid w:val="003F5858"/>
    <w:pPr>
      <w:keepNext/>
      <w:ind w:leftChars="100" w:left="100"/>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511A36"/>
    <w:pPr>
      <w:keepNext/>
      <w:ind w:leftChars="200" w:left="2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CA3A6E"/>
    <w:pPr>
      <w:jc w:val="center"/>
    </w:pPr>
  </w:style>
  <w:style w:type="character" w:customStyle="1" w:styleId="a4">
    <w:name w:val="記 (文字)"/>
    <w:basedOn w:val="a0"/>
    <w:link w:val="a3"/>
    <w:uiPriority w:val="99"/>
    <w:rsid w:val="00CA3A6E"/>
  </w:style>
  <w:style w:type="paragraph" w:styleId="a5">
    <w:name w:val="Closing"/>
    <w:basedOn w:val="a"/>
    <w:link w:val="a6"/>
    <w:uiPriority w:val="99"/>
    <w:unhideWhenUsed/>
    <w:rsid w:val="00CA3A6E"/>
    <w:pPr>
      <w:jc w:val="right"/>
    </w:pPr>
  </w:style>
  <w:style w:type="character" w:customStyle="1" w:styleId="a6">
    <w:name w:val="結語 (文字)"/>
    <w:basedOn w:val="a0"/>
    <w:link w:val="a5"/>
    <w:uiPriority w:val="99"/>
    <w:rsid w:val="00CA3A6E"/>
  </w:style>
  <w:style w:type="paragraph" w:styleId="a7">
    <w:name w:val="List Paragraph"/>
    <w:basedOn w:val="a"/>
    <w:uiPriority w:val="34"/>
    <w:qFormat/>
    <w:rsid w:val="00CA3A6E"/>
    <w:pPr>
      <w:ind w:leftChars="400" w:left="840"/>
    </w:pPr>
  </w:style>
  <w:style w:type="paragraph" w:styleId="a8">
    <w:name w:val="header"/>
    <w:basedOn w:val="a"/>
    <w:link w:val="a9"/>
    <w:uiPriority w:val="99"/>
    <w:unhideWhenUsed/>
    <w:rsid w:val="008507B2"/>
    <w:pPr>
      <w:tabs>
        <w:tab w:val="center" w:pos="4252"/>
        <w:tab w:val="right" w:pos="8504"/>
      </w:tabs>
      <w:snapToGrid w:val="0"/>
    </w:pPr>
  </w:style>
  <w:style w:type="character" w:customStyle="1" w:styleId="a9">
    <w:name w:val="ヘッダー (文字)"/>
    <w:basedOn w:val="a0"/>
    <w:link w:val="a8"/>
    <w:uiPriority w:val="99"/>
    <w:rsid w:val="008507B2"/>
  </w:style>
  <w:style w:type="paragraph" w:styleId="aa">
    <w:name w:val="footer"/>
    <w:basedOn w:val="a"/>
    <w:link w:val="ab"/>
    <w:uiPriority w:val="99"/>
    <w:unhideWhenUsed/>
    <w:rsid w:val="008507B2"/>
    <w:pPr>
      <w:tabs>
        <w:tab w:val="center" w:pos="4252"/>
        <w:tab w:val="right" w:pos="8504"/>
      </w:tabs>
      <w:snapToGrid w:val="0"/>
    </w:pPr>
  </w:style>
  <w:style w:type="character" w:customStyle="1" w:styleId="ab">
    <w:name w:val="フッター (文字)"/>
    <w:basedOn w:val="a0"/>
    <w:link w:val="aa"/>
    <w:uiPriority w:val="99"/>
    <w:rsid w:val="008507B2"/>
  </w:style>
  <w:style w:type="table" w:styleId="ac">
    <w:name w:val="Table Grid"/>
    <w:basedOn w:val="a1"/>
    <w:rsid w:val="008B30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7A7755"/>
    <w:rPr>
      <w:rFonts w:asciiTheme="majorHAnsi" w:eastAsiaTheme="majorEastAsia" w:hAnsiTheme="majorHAnsi" w:cstheme="majorBidi"/>
      <w:szCs w:val="24"/>
    </w:rPr>
  </w:style>
  <w:style w:type="character" w:styleId="ad">
    <w:name w:val="Hyperlink"/>
    <w:basedOn w:val="a0"/>
    <w:uiPriority w:val="99"/>
    <w:unhideWhenUsed/>
    <w:rsid w:val="00D27D50"/>
    <w:rPr>
      <w:color w:val="0000FF" w:themeColor="hyperlink"/>
      <w:u w:val="single"/>
    </w:rPr>
  </w:style>
  <w:style w:type="paragraph" w:styleId="ae">
    <w:name w:val="TOC Heading"/>
    <w:basedOn w:val="1"/>
    <w:next w:val="a"/>
    <w:uiPriority w:val="39"/>
    <w:semiHidden/>
    <w:unhideWhenUsed/>
    <w:qFormat/>
    <w:rsid w:val="00085845"/>
    <w:pPr>
      <w:keepLines/>
      <w:widowControl/>
      <w:spacing w:before="480" w:line="276" w:lineRule="auto"/>
      <w:jc w:val="left"/>
      <w:outlineLvl w:val="9"/>
    </w:pPr>
    <w:rPr>
      <w:b/>
      <w:bCs/>
      <w:color w:val="365F91" w:themeColor="accent1" w:themeShade="BF"/>
      <w:kern w:val="0"/>
      <w:sz w:val="28"/>
      <w:szCs w:val="28"/>
    </w:rPr>
  </w:style>
  <w:style w:type="paragraph" w:styleId="11">
    <w:name w:val="toc 1"/>
    <w:basedOn w:val="a"/>
    <w:next w:val="a"/>
    <w:autoRedefine/>
    <w:uiPriority w:val="39"/>
    <w:unhideWhenUsed/>
    <w:rsid w:val="00085845"/>
  </w:style>
  <w:style w:type="paragraph" w:styleId="af">
    <w:name w:val="Balloon Text"/>
    <w:basedOn w:val="a"/>
    <w:link w:val="af0"/>
    <w:uiPriority w:val="99"/>
    <w:semiHidden/>
    <w:unhideWhenUsed/>
    <w:rsid w:val="00085845"/>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085845"/>
    <w:rPr>
      <w:rFonts w:asciiTheme="majorHAnsi" w:eastAsiaTheme="majorEastAsia" w:hAnsiTheme="majorHAnsi" w:cstheme="majorBidi"/>
      <w:sz w:val="18"/>
      <w:szCs w:val="18"/>
    </w:rPr>
  </w:style>
  <w:style w:type="character" w:customStyle="1" w:styleId="20">
    <w:name w:val="見出し 2 (文字)"/>
    <w:basedOn w:val="a0"/>
    <w:link w:val="2"/>
    <w:uiPriority w:val="9"/>
    <w:rsid w:val="003F5858"/>
    <w:rPr>
      <w:rFonts w:asciiTheme="majorHAnsi" w:eastAsiaTheme="majorEastAsia" w:hAnsiTheme="majorHAnsi" w:cstheme="majorBidi"/>
    </w:rPr>
  </w:style>
  <w:style w:type="paragraph" w:styleId="21">
    <w:name w:val="toc 2"/>
    <w:basedOn w:val="a"/>
    <w:next w:val="a"/>
    <w:autoRedefine/>
    <w:uiPriority w:val="39"/>
    <w:unhideWhenUsed/>
    <w:rsid w:val="00B63DB8"/>
    <w:pPr>
      <w:ind w:leftChars="100" w:left="210"/>
    </w:pPr>
  </w:style>
  <w:style w:type="paragraph" w:styleId="Web">
    <w:name w:val="Normal (Web)"/>
    <w:basedOn w:val="a"/>
    <w:uiPriority w:val="99"/>
    <w:semiHidden/>
    <w:unhideWhenUsed/>
    <w:rsid w:val="00494BC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1">
    <w:name w:val="endnote text"/>
    <w:basedOn w:val="a"/>
    <w:link w:val="af2"/>
    <w:uiPriority w:val="99"/>
    <w:semiHidden/>
    <w:unhideWhenUsed/>
    <w:rsid w:val="00CC0824"/>
    <w:pPr>
      <w:snapToGrid w:val="0"/>
      <w:jc w:val="left"/>
    </w:pPr>
  </w:style>
  <w:style w:type="character" w:customStyle="1" w:styleId="af2">
    <w:name w:val="文末脚注文字列 (文字)"/>
    <w:basedOn w:val="a0"/>
    <w:link w:val="af1"/>
    <w:uiPriority w:val="99"/>
    <w:semiHidden/>
    <w:rsid w:val="00CC0824"/>
  </w:style>
  <w:style w:type="character" w:styleId="af3">
    <w:name w:val="endnote reference"/>
    <w:basedOn w:val="a0"/>
    <w:uiPriority w:val="99"/>
    <w:semiHidden/>
    <w:unhideWhenUsed/>
    <w:rsid w:val="00CC0824"/>
    <w:rPr>
      <w:vertAlign w:val="superscript"/>
    </w:rPr>
  </w:style>
  <w:style w:type="paragraph" w:styleId="af4">
    <w:name w:val="footnote text"/>
    <w:basedOn w:val="a"/>
    <w:link w:val="af5"/>
    <w:uiPriority w:val="99"/>
    <w:semiHidden/>
    <w:unhideWhenUsed/>
    <w:rsid w:val="00A13E28"/>
    <w:pPr>
      <w:snapToGrid w:val="0"/>
      <w:jc w:val="left"/>
    </w:pPr>
    <w:rPr>
      <w:sz w:val="18"/>
    </w:rPr>
  </w:style>
  <w:style w:type="character" w:customStyle="1" w:styleId="af5">
    <w:name w:val="脚注文字列 (文字)"/>
    <w:basedOn w:val="a0"/>
    <w:link w:val="af4"/>
    <w:uiPriority w:val="99"/>
    <w:semiHidden/>
    <w:rsid w:val="00A13E28"/>
    <w:rPr>
      <w:sz w:val="18"/>
    </w:rPr>
  </w:style>
  <w:style w:type="character" w:styleId="af6">
    <w:name w:val="footnote reference"/>
    <w:basedOn w:val="a0"/>
    <w:uiPriority w:val="99"/>
    <w:semiHidden/>
    <w:unhideWhenUsed/>
    <w:rsid w:val="00A13E28"/>
    <w:rPr>
      <w:vertAlign w:val="superscript"/>
    </w:rPr>
  </w:style>
  <w:style w:type="character" w:customStyle="1" w:styleId="30">
    <w:name w:val="見出し 3 (文字)"/>
    <w:basedOn w:val="a0"/>
    <w:link w:val="3"/>
    <w:uiPriority w:val="9"/>
    <w:rsid w:val="00511A36"/>
    <w:rPr>
      <w:rFonts w:asciiTheme="majorHAnsi" w:eastAsiaTheme="majorEastAsia" w:hAnsiTheme="majorHAnsi" w:cstheme="majorBidi"/>
    </w:rPr>
  </w:style>
  <w:style w:type="paragraph" w:styleId="31">
    <w:name w:val="toc 3"/>
    <w:basedOn w:val="a"/>
    <w:next w:val="a"/>
    <w:autoRedefine/>
    <w:uiPriority w:val="39"/>
    <w:unhideWhenUsed/>
    <w:rsid w:val="00BE1E3D"/>
    <w:pPr>
      <w:ind w:leftChars="200" w:left="420"/>
    </w:pPr>
  </w:style>
  <w:style w:type="paragraph" w:styleId="af7">
    <w:name w:val="Date"/>
    <w:basedOn w:val="a"/>
    <w:next w:val="a"/>
    <w:link w:val="af8"/>
    <w:uiPriority w:val="99"/>
    <w:semiHidden/>
    <w:unhideWhenUsed/>
    <w:rsid w:val="002A6B1D"/>
  </w:style>
  <w:style w:type="character" w:customStyle="1" w:styleId="af8">
    <w:name w:val="日付 (文字)"/>
    <w:basedOn w:val="a0"/>
    <w:link w:val="af7"/>
    <w:uiPriority w:val="99"/>
    <w:semiHidden/>
    <w:rsid w:val="002A6B1D"/>
  </w:style>
  <w:style w:type="paragraph" w:styleId="af9">
    <w:name w:val="No Spacing"/>
    <w:aliases w:val="Comments"/>
    <w:uiPriority w:val="1"/>
    <w:qFormat/>
    <w:rsid w:val="00D44B4C"/>
    <w:pPr>
      <w:widowControl w:val="0"/>
      <w:spacing w:line="300" w:lineRule="exact"/>
      <w:jc w:val="both"/>
    </w:pPr>
    <w:rPr>
      <w:rFonts w:ascii="Arial" w:eastAsia="ＭＳ ゴシック" w:hAnsi="Arial"/>
      <w:color w:val="FF0000"/>
      <w:sz w:val="18"/>
    </w:rPr>
  </w:style>
  <w:style w:type="paragraph" w:customStyle="1" w:styleId="afa">
    <w:name w:val="コメント"/>
    <w:basedOn w:val="a"/>
    <w:link w:val="afb"/>
    <w:rsid w:val="008D41D0"/>
    <w:rPr>
      <w:rFonts w:ascii="Arial" w:eastAsia="ＭＳ ゴシック" w:hAnsi="Arial"/>
      <w:color w:val="FF0000"/>
      <w:sz w:val="18"/>
    </w:rPr>
  </w:style>
  <w:style w:type="paragraph" w:customStyle="1" w:styleId="afc">
    <w:name w:val="行頭見出"/>
    <w:basedOn w:val="a"/>
    <w:link w:val="afd"/>
    <w:qFormat/>
    <w:rsid w:val="005942F9"/>
    <w:rPr>
      <w:rFonts w:ascii="Arial" w:eastAsia="ＭＳ ゴシック" w:hAnsi="Arial" w:cs="Arial"/>
    </w:rPr>
  </w:style>
  <w:style w:type="character" w:customStyle="1" w:styleId="afb">
    <w:name w:val="コメント (文字)"/>
    <w:basedOn w:val="a0"/>
    <w:link w:val="afa"/>
    <w:rsid w:val="008D41D0"/>
    <w:rPr>
      <w:rFonts w:ascii="Arial" w:eastAsia="ＭＳ ゴシック" w:hAnsi="Arial"/>
      <w:color w:val="FF0000"/>
      <w:sz w:val="18"/>
    </w:rPr>
  </w:style>
  <w:style w:type="paragraph" w:customStyle="1" w:styleId="afe">
    <w:name w:val="定義"/>
    <w:basedOn w:val="a"/>
    <w:link w:val="aff"/>
    <w:qFormat/>
    <w:rsid w:val="005942F9"/>
    <w:pPr>
      <w:ind w:leftChars="200" w:left="420"/>
    </w:pPr>
    <w:rPr>
      <w:rFonts w:ascii="Arial" w:eastAsia="ＭＳ ゴシック" w:hAnsi="Arial" w:cs="Arial"/>
      <w:u w:val="single"/>
    </w:rPr>
  </w:style>
  <w:style w:type="character" w:customStyle="1" w:styleId="afd">
    <w:name w:val="行頭見出 (文字)"/>
    <w:basedOn w:val="a0"/>
    <w:link w:val="afc"/>
    <w:rsid w:val="005942F9"/>
    <w:rPr>
      <w:rFonts w:ascii="Arial" w:eastAsia="ＭＳ ゴシック" w:hAnsi="Arial" w:cs="Arial"/>
    </w:rPr>
  </w:style>
  <w:style w:type="character" w:customStyle="1" w:styleId="aff">
    <w:name w:val="定義 (文字)"/>
    <w:basedOn w:val="a0"/>
    <w:link w:val="afe"/>
    <w:rsid w:val="005942F9"/>
    <w:rPr>
      <w:rFonts w:ascii="Arial" w:eastAsia="ＭＳ ゴシック" w:hAnsi="Arial" w:cs="Arial"/>
      <w:u w:val="single"/>
    </w:rPr>
  </w:style>
  <w:style w:type="paragraph" w:styleId="aff0">
    <w:name w:val="Revision"/>
    <w:hidden/>
    <w:uiPriority w:val="99"/>
    <w:semiHidden/>
    <w:rsid w:val="002D638E"/>
  </w:style>
  <w:style w:type="character" w:styleId="aff1">
    <w:name w:val="annotation reference"/>
    <w:basedOn w:val="a0"/>
    <w:uiPriority w:val="99"/>
    <w:semiHidden/>
    <w:unhideWhenUsed/>
    <w:rsid w:val="00AE693D"/>
    <w:rPr>
      <w:sz w:val="18"/>
      <w:szCs w:val="18"/>
    </w:rPr>
  </w:style>
  <w:style w:type="paragraph" w:styleId="aff2">
    <w:name w:val="annotation text"/>
    <w:basedOn w:val="a"/>
    <w:link w:val="aff3"/>
    <w:uiPriority w:val="99"/>
    <w:unhideWhenUsed/>
    <w:rsid w:val="00AE693D"/>
    <w:pPr>
      <w:jc w:val="left"/>
    </w:pPr>
  </w:style>
  <w:style w:type="character" w:customStyle="1" w:styleId="aff3">
    <w:name w:val="コメント文字列 (文字)"/>
    <w:basedOn w:val="a0"/>
    <w:link w:val="aff2"/>
    <w:uiPriority w:val="99"/>
    <w:rsid w:val="00AE693D"/>
  </w:style>
  <w:style w:type="paragraph" w:styleId="aff4">
    <w:name w:val="annotation subject"/>
    <w:basedOn w:val="aff2"/>
    <w:next w:val="aff2"/>
    <w:link w:val="aff5"/>
    <w:uiPriority w:val="99"/>
    <w:semiHidden/>
    <w:unhideWhenUsed/>
    <w:rsid w:val="00AE693D"/>
    <w:rPr>
      <w:b/>
      <w:bCs/>
    </w:rPr>
  </w:style>
  <w:style w:type="character" w:customStyle="1" w:styleId="aff5">
    <w:name w:val="コメント内容 (文字)"/>
    <w:basedOn w:val="aff3"/>
    <w:link w:val="aff4"/>
    <w:uiPriority w:val="99"/>
    <w:semiHidden/>
    <w:rsid w:val="00AE693D"/>
    <w:rPr>
      <w:b/>
      <w:bCs/>
    </w:rPr>
  </w:style>
  <w:style w:type="paragraph" w:customStyle="1" w:styleId="Default">
    <w:name w:val="Default"/>
    <w:rsid w:val="0083095C"/>
    <w:pPr>
      <w:widowControl w:val="0"/>
      <w:autoSpaceDE w:val="0"/>
      <w:autoSpaceDN w:val="0"/>
      <w:adjustRightInd w:val="0"/>
    </w:pPr>
    <w:rPr>
      <w:rFonts w:ascii="ＭＳ....." w:eastAsia="ＭＳ....." w:cs="ＭＳ....."/>
      <w:color w:val="000000"/>
      <w:kern w:val="0"/>
      <w:sz w:val="24"/>
      <w:szCs w:val="24"/>
    </w:rPr>
  </w:style>
  <w:style w:type="paragraph" w:customStyle="1" w:styleId="aff6">
    <w:name w:val="ＧＶＡ契約書"/>
    <w:basedOn w:val="1"/>
    <w:next w:val="a"/>
    <w:rsid w:val="006908D3"/>
    <w:pPr>
      <w:ind w:left="937" w:hanging="937"/>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207604">
      <w:bodyDiv w:val="1"/>
      <w:marLeft w:val="0"/>
      <w:marRight w:val="0"/>
      <w:marTop w:val="0"/>
      <w:marBottom w:val="0"/>
      <w:divBdr>
        <w:top w:val="none" w:sz="0" w:space="0" w:color="auto"/>
        <w:left w:val="none" w:sz="0" w:space="0" w:color="auto"/>
        <w:bottom w:val="none" w:sz="0" w:space="0" w:color="auto"/>
        <w:right w:val="none" w:sz="0" w:space="0" w:color="auto"/>
      </w:divBdr>
    </w:div>
    <w:div w:id="1250112814">
      <w:bodyDiv w:val="1"/>
      <w:marLeft w:val="0"/>
      <w:marRight w:val="0"/>
      <w:marTop w:val="0"/>
      <w:marBottom w:val="0"/>
      <w:divBdr>
        <w:top w:val="none" w:sz="0" w:space="0" w:color="auto"/>
        <w:left w:val="none" w:sz="0" w:space="0" w:color="auto"/>
        <w:bottom w:val="none" w:sz="0" w:space="0" w:color="auto"/>
        <w:right w:val="none" w:sz="0" w:space="0" w:color="auto"/>
      </w:divBdr>
    </w:div>
    <w:div w:id="1438064681">
      <w:bodyDiv w:val="1"/>
      <w:marLeft w:val="0"/>
      <w:marRight w:val="0"/>
      <w:marTop w:val="0"/>
      <w:marBottom w:val="0"/>
      <w:divBdr>
        <w:top w:val="none" w:sz="0" w:space="0" w:color="auto"/>
        <w:left w:val="none" w:sz="0" w:space="0" w:color="auto"/>
        <w:bottom w:val="none" w:sz="0" w:space="0" w:color="auto"/>
        <w:right w:val="none" w:sz="0" w:space="0" w:color="auto"/>
      </w:divBdr>
    </w:div>
    <w:div w:id="1788162645">
      <w:bodyDiv w:val="1"/>
      <w:marLeft w:val="0"/>
      <w:marRight w:val="0"/>
      <w:marTop w:val="0"/>
      <w:marBottom w:val="0"/>
      <w:divBdr>
        <w:top w:val="none" w:sz="0" w:space="0" w:color="auto"/>
        <w:left w:val="none" w:sz="0" w:space="0" w:color="auto"/>
        <w:bottom w:val="none" w:sz="0" w:space="0" w:color="auto"/>
        <w:right w:val="none" w:sz="0" w:space="0" w:color="auto"/>
      </w:divBdr>
    </w:div>
    <w:div w:id="2061858978">
      <w:bodyDiv w:val="1"/>
      <w:marLeft w:val="0"/>
      <w:marRight w:val="0"/>
      <w:marTop w:val="0"/>
      <w:marBottom w:val="0"/>
      <w:divBdr>
        <w:top w:val="none" w:sz="0" w:space="0" w:color="auto"/>
        <w:left w:val="none" w:sz="0" w:space="0" w:color="auto"/>
        <w:bottom w:val="none" w:sz="0" w:space="0" w:color="auto"/>
        <w:right w:val="none" w:sz="0" w:space="0" w:color="auto"/>
      </w:divBdr>
    </w:div>
    <w:div w:id="2070835496">
      <w:bodyDiv w:val="1"/>
      <w:marLeft w:val="0"/>
      <w:marRight w:val="0"/>
      <w:marTop w:val="0"/>
      <w:marBottom w:val="0"/>
      <w:divBdr>
        <w:top w:val="none" w:sz="0" w:space="0" w:color="auto"/>
        <w:left w:val="none" w:sz="0" w:space="0" w:color="auto"/>
        <w:bottom w:val="none" w:sz="0" w:space="0" w:color="auto"/>
        <w:right w:val="none" w:sz="0" w:space="0" w:color="auto"/>
      </w:divBdr>
    </w:div>
    <w:div w:id="2116245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2.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4C2804-2A56-4ACD-AC80-0F00CAE57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11</Pages>
  <Words>922</Words>
  <Characters>5260</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Nishizaki.Erika_（西﨑 恵梨香）</dc:creator>
  <cp:lastModifiedBy>Akari Legal</cp:lastModifiedBy>
  <cp:revision>11</cp:revision>
  <dcterms:created xsi:type="dcterms:W3CDTF">2026-03-26T16:41:00Z</dcterms:created>
  <dcterms:modified xsi:type="dcterms:W3CDTF">2026-03-27T06:28:00Z</dcterms:modified>
</cp:coreProperties>
</file>